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3C524" w14:textId="23C54405" w:rsidR="00514562" w:rsidRPr="00935EAC" w:rsidRDefault="0072430D" w:rsidP="007347B7">
      <w:pPr>
        <w:widowControl w:val="0"/>
        <w:autoSpaceDE w:val="0"/>
        <w:autoSpaceDN w:val="0"/>
        <w:spacing w:before="132" w:after="0" w:line="276" w:lineRule="auto"/>
        <w:jc w:val="both"/>
        <w:outlineLvl w:val="0"/>
        <w:rPr>
          <w:rFonts w:eastAsia="Times New Roman" w:cs="Times New Roman"/>
          <w:b/>
          <w:bCs/>
          <w:sz w:val="32"/>
          <w:szCs w:val="32"/>
        </w:rPr>
      </w:pPr>
      <w:r w:rsidRPr="00935EAC">
        <w:rPr>
          <w:rFonts w:eastAsia="Times New Roman" w:cs="Times New Roman"/>
          <w:b/>
          <w:bCs/>
          <w:sz w:val="32"/>
          <w:szCs w:val="32"/>
        </w:rPr>
        <w:t>What drives t</w:t>
      </w:r>
      <w:r w:rsidR="00D03F05" w:rsidRPr="00935EAC">
        <w:rPr>
          <w:rFonts w:eastAsia="Times New Roman" w:cs="Times New Roman"/>
          <w:b/>
          <w:bCs/>
          <w:sz w:val="32"/>
          <w:szCs w:val="32"/>
        </w:rPr>
        <w:t xml:space="preserve">he persistence </w:t>
      </w:r>
      <w:r w:rsidR="00081E27" w:rsidRPr="00935EAC">
        <w:rPr>
          <w:rFonts w:eastAsia="Times New Roman" w:cs="Times New Roman"/>
          <w:b/>
          <w:bCs/>
          <w:sz w:val="32"/>
          <w:szCs w:val="32"/>
        </w:rPr>
        <w:t xml:space="preserve">in </w:t>
      </w:r>
      <w:r w:rsidR="00D03F05" w:rsidRPr="00935EAC">
        <w:rPr>
          <w:rFonts w:eastAsia="Times New Roman" w:cs="Times New Roman"/>
          <w:b/>
          <w:bCs/>
          <w:sz w:val="32"/>
          <w:szCs w:val="32"/>
        </w:rPr>
        <w:t xml:space="preserve">current account </w:t>
      </w:r>
      <w:r w:rsidR="00081E27" w:rsidRPr="00935EAC">
        <w:rPr>
          <w:rFonts w:eastAsia="Times New Roman" w:cs="Times New Roman"/>
          <w:b/>
          <w:bCs/>
          <w:sz w:val="32"/>
          <w:szCs w:val="32"/>
        </w:rPr>
        <w:t>im</w:t>
      </w:r>
      <w:r w:rsidR="00D03F05" w:rsidRPr="00935EAC">
        <w:rPr>
          <w:rFonts w:eastAsia="Times New Roman" w:cs="Times New Roman"/>
          <w:b/>
          <w:bCs/>
          <w:sz w:val="32"/>
          <w:szCs w:val="32"/>
        </w:rPr>
        <w:t>balances</w:t>
      </w:r>
      <w:r w:rsidRPr="00935EAC">
        <w:rPr>
          <w:rFonts w:eastAsia="Times New Roman" w:cs="Times New Roman"/>
          <w:b/>
          <w:bCs/>
          <w:sz w:val="32"/>
          <w:szCs w:val="32"/>
        </w:rPr>
        <w:t>?</w:t>
      </w:r>
      <w:r w:rsidR="00514562" w:rsidRPr="00935EAC">
        <w:rPr>
          <w:rStyle w:val="FootnoteReference"/>
          <w:rFonts w:ascii="Segoe UI Symbol" w:eastAsia="Times New Roman" w:hAnsi="Segoe UI Symbol" w:cs="Segoe UI Symbol"/>
          <w:b/>
          <w:bCs/>
          <w:sz w:val="32"/>
          <w:szCs w:val="32"/>
        </w:rPr>
        <w:footnoteReference w:customMarkFollows="1" w:id="1"/>
        <w:t>★</w:t>
      </w:r>
    </w:p>
    <w:p w14:paraId="7BEEBB3C" w14:textId="6DF3C5FD" w:rsidR="00514562" w:rsidRPr="00935EAC" w:rsidRDefault="005168EB" w:rsidP="007347B7">
      <w:pPr>
        <w:widowControl w:val="0"/>
        <w:autoSpaceDE w:val="0"/>
        <w:autoSpaceDN w:val="0"/>
        <w:spacing w:before="323" w:after="0" w:line="276" w:lineRule="auto"/>
        <w:jc w:val="both"/>
        <w:rPr>
          <w:rFonts w:eastAsia="Times New Roman" w:cs="Times New Roman"/>
          <w:sz w:val="17"/>
          <w:szCs w:val="24"/>
          <w:vertAlign w:val="subscript"/>
        </w:rPr>
      </w:pPr>
      <w:r w:rsidRPr="00935EAC">
        <w:rPr>
          <w:rFonts w:eastAsia="Times New Roman" w:cs="Times New Roman"/>
          <w:szCs w:val="24"/>
        </w:rPr>
        <w:t>Eric Clower</w:t>
      </w:r>
      <w:r w:rsidR="00514562" w:rsidRPr="00935EAC">
        <w:rPr>
          <w:rFonts w:eastAsia="Times New Roman" w:cs="Times New Roman"/>
          <w:position w:val="9"/>
          <w:sz w:val="17"/>
          <w:szCs w:val="24"/>
        </w:rPr>
        <w:t>a</w:t>
      </w:r>
      <w:r w:rsidR="00514562" w:rsidRPr="00935EAC">
        <w:rPr>
          <w:rFonts w:eastAsia="Times New Roman" w:cs="Times New Roman"/>
          <w:szCs w:val="24"/>
        </w:rPr>
        <w:t>,</w:t>
      </w:r>
      <w:r w:rsidR="00514562" w:rsidRPr="00935EAC">
        <w:rPr>
          <w:rFonts w:eastAsia="Times New Roman" w:cs="Times New Roman"/>
          <w:spacing w:val="-5"/>
          <w:szCs w:val="24"/>
        </w:rPr>
        <w:t xml:space="preserve"> </w:t>
      </w:r>
      <w:r w:rsidRPr="00935EAC">
        <w:rPr>
          <w:rFonts w:eastAsia="Times New Roman" w:cs="Times New Roman"/>
          <w:spacing w:val="-5"/>
          <w:szCs w:val="24"/>
        </w:rPr>
        <w:t>Hiro Ito</w:t>
      </w:r>
      <w:r w:rsidR="00514562" w:rsidRPr="00935EAC">
        <w:rPr>
          <w:rFonts w:eastAsia="Times New Roman" w:cs="Times New Roman"/>
          <w:spacing w:val="-5"/>
          <w:szCs w:val="24"/>
          <w:vertAlign w:val="superscript"/>
        </w:rPr>
        <w:t>b</w:t>
      </w:r>
      <w:r w:rsidR="00514562" w:rsidRPr="00935EAC">
        <w:rPr>
          <w:rFonts w:eastAsia="Times New Roman" w:cs="Times New Roman"/>
          <w:spacing w:val="-5"/>
          <w:szCs w:val="24"/>
        </w:rPr>
        <w:t xml:space="preserve">, </w:t>
      </w:r>
      <w:r w:rsidRPr="00935EAC">
        <w:rPr>
          <w:rFonts w:eastAsia="Times New Roman" w:cs="Times New Roman"/>
          <w:spacing w:val="-5"/>
          <w:szCs w:val="24"/>
        </w:rPr>
        <w:t>Jamel Saadaoui</w:t>
      </w:r>
      <w:r w:rsidR="00514562" w:rsidRPr="00935EAC">
        <w:rPr>
          <w:rFonts w:eastAsia="Times New Roman" w:cs="Times New Roman"/>
          <w:spacing w:val="-5"/>
          <w:szCs w:val="24"/>
          <w:vertAlign w:val="superscript"/>
        </w:rPr>
        <w:t>c</w:t>
      </w:r>
    </w:p>
    <w:p w14:paraId="1091DFBD" w14:textId="1FB64F09" w:rsidR="00514562" w:rsidRPr="00935EAC" w:rsidRDefault="00514562" w:rsidP="007347B7">
      <w:pPr>
        <w:widowControl w:val="0"/>
        <w:autoSpaceDE w:val="0"/>
        <w:autoSpaceDN w:val="0"/>
        <w:spacing w:before="186" w:after="0" w:line="276" w:lineRule="auto"/>
        <w:jc w:val="both"/>
        <w:rPr>
          <w:rFonts w:eastAsia="Times New Roman" w:cs="Times New Roman"/>
          <w:i/>
          <w:sz w:val="20"/>
        </w:rPr>
      </w:pPr>
      <w:r w:rsidRPr="00935EAC">
        <w:rPr>
          <w:rFonts w:eastAsia="Times New Roman" w:cs="Times New Roman"/>
          <w:i/>
          <w:position w:val="7"/>
          <w:sz w:val="14"/>
        </w:rPr>
        <w:t>a</w:t>
      </w:r>
      <w:r w:rsidR="00D03F05" w:rsidRPr="00935EAC">
        <w:t xml:space="preserve"> </w:t>
      </w:r>
      <w:r w:rsidR="00D03F05" w:rsidRPr="00935EAC">
        <w:rPr>
          <w:rFonts w:eastAsia="Times New Roman" w:cs="Times New Roman"/>
          <w:i/>
          <w:spacing w:val="-2"/>
          <w:sz w:val="20"/>
        </w:rPr>
        <w:t>Aptech Systems, Inc, PO Box 618, Higley, AZ 85236, USA</w:t>
      </w:r>
    </w:p>
    <w:p w14:paraId="77545398" w14:textId="77777777" w:rsidR="00D03F05"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b</w:t>
      </w:r>
      <w:r w:rsidR="005168EB" w:rsidRPr="00935EAC">
        <w:t xml:space="preserve"> </w:t>
      </w:r>
      <w:r w:rsidR="005168EB" w:rsidRPr="00935EAC">
        <w:rPr>
          <w:rFonts w:eastAsia="Times New Roman" w:cs="Times New Roman"/>
          <w:i/>
          <w:spacing w:val="-2"/>
          <w:sz w:val="20"/>
        </w:rPr>
        <w:t>Department of Economics, Portland State University, 506 SW Mill Street, Urban Center Building, #450, Portland, OR, 97201, USA</w:t>
      </w:r>
    </w:p>
    <w:p w14:paraId="730DCA4D" w14:textId="51760A57" w:rsidR="00514562"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c</w:t>
      </w:r>
      <w:r w:rsidR="000142DE" w:rsidRPr="00935EAC">
        <w:rPr>
          <w:rFonts w:eastAsia="Times New Roman" w:cs="Times New Roman"/>
          <w:i/>
          <w:spacing w:val="-2"/>
          <w:sz w:val="20"/>
        </w:rPr>
        <w:t>Paris 8 U</w:t>
      </w:r>
      <w:r w:rsidR="00D03F05" w:rsidRPr="00935EAC">
        <w:rPr>
          <w:rFonts w:eastAsia="Times New Roman" w:cs="Times New Roman"/>
          <w:i/>
          <w:spacing w:val="-2"/>
          <w:sz w:val="20"/>
        </w:rPr>
        <w:t>niversity, France</w:t>
      </w:r>
    </w:p>
    <w:p w14:paraId="570FB7F0" w14:textId="448555CE" w:rsidR="00D03F05" w:rsidRPr="00935EAC" w:rsidRDefault="00D03F05" w:rsidP="007347B7">
      <w:pPr>
        <w:widowControl w:val="0"/>
        <w:autoSpaceDE w:val="0"/>
        <w:autoSpaceDN w:val="0"/>
        <w:spacing w:after="0" w:line="276" w:lineRule="auto"/>
        <w:jc w:val="both"/>
        <w:rPr>
          <w:rFonts w:eastAsia="Times New Roman" w:cs="Times New Roman"/>
          <w:iCs/>
          <w:spacing w:val="-2"/>
          <w:sz w:val="20"/>
        </w:rPr>
      </w:pPr>
    </w:p>
    <w:p w14:paraId="7316D7CB" w14:textId="0A3A24CA" w:rsidR="00514562" w:rsidRPr="00935EAC" w:rsidRDefault="00514562" w:rsidP="007347B7">
      <w:pPr>
        <w:widowControl w:val="0"/>
        <w:autoSpaceDE w:val="0"/>
        <w:autoSpaceDN w:val="0"/>
        <w:spacing w:before="5" w:after="0" w:line="276" w:lineRule="auto"/>
        <w:jc w:val="both"/>
        <w:rPr>
          <w:rFonts w:eastAsia="Times New Roman" w:cs="Times New Roman"/>
          <w:i/>
          <w:sz w:val="20"/>
          <w:szCs w:val="24"/>
        </w:rPr>
      </w:pPr>
    </w:p>
    <w:p w14:paraId="4E616F45" w14:textId="77777777" w:rsidR="00514562" w:rsidRPr="00935EAC" w:rsidRDefault="00514562" w:rsidP="007347B7">
      <w:pPr>
        <w:widowControl w:val="0"/>
        <w:pBdr>
          <w:top w:val="single" w:sz="4" w:space="0" w:color="auto"/>
        </w:pBdr>
        <w:autoSpaceDE w:val="0"/>
        <w:autoSpaceDN w:val="0"/>
        <w:spacing w:before="179"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t>Abstract</w:t>
      </w:r>
    </w:p>
    <w:p w14:paraId="306E1317" w14:textId="77777777" w:rsidR="00514562" w:rsidRPr="00935EAC" w:rsidRDefault="00514562" w:rsidP="00FD4624">
      <w:pPr>
        <w:widowControl w:val="0"/>
        <w:autoSpaceDE w:val="0"/>
        <w:autoSpaceDN w:val="0"/>
        <w:spacing w:after="0" w:line="276" w:lineRule="auto"/>
        <w:jc w:val="both"/>
        <w:rPr>
          <w:rFonts w:eastAsia="Times New Roman" w:cs="Times New Roman"/>
          <w:sz w:val="22"/>
        </w:rPr>
      </w:pPr>
    </w:p>
    <w:p w14:paraId="4EC0C194" w14:textId="77777777" w:rsidR="004E4FE1" w:rsidRPr="00935EAC" w:rsidRDefault="004E4FE1" w:rsidP="00FD4624">
      <w:pPr>
        <w:widowControl w:val="0"/>
        <w:autoSpaceDE w:val="0"/>
        <w:autoSpaceDN w:val="0"/>
        <w:spacing w:after="0" w:line="276" w:lineRule="auto"/>
        <w:jc w:val="both"/>
        <w:rPr>
          <w:rFonts w:eastAsia="Times New Roman" w:cs="Times New Roman"/>
          <w:sz w:val="22"/>
        </w:rPr>
      </w:pPr>
    </w:p>
    <w:p w14:paraId="15C6E845" w14:textId="77777777" w:rsidR="004E4FE1" w:rsidRPr="00935EAC" w:rsidRDefault="004E4FE1" w:rsidP="007347B7">
      <w:pPr>
        <w:widowControl w:val="0"/>
        <w:autoSpaceDE w:val="0"/>
        <w:autoSpaceDN w:val="0"/>
        <w:spacing w:after="0" w:line="276" w:lineRule="auto"/>
        <w:jc w:val="both"/>
        <w:rPr>
          <w:rFonts w:eastAsia="Times New Roman" w:cs="Times New Roman"/>
          <w:sz w:val="22"/>
        </w:rPr>
      </w:pPr>
    </w:p>
    <w:p w14:paraId="09DF202B" w14:textId="77777777" w:rsidR="00514562" w:rsidRPr="00935EAC" w:rsidRDefault="00514562" w:rsidP="007347B7">
      <w:pPr>
        <w:widowControl w:val="0"/>
        <w:autoSpaceDE w:val="0"/>
        <w:autoSpaceDN w:val="0"/>
        <w:spacing w:before="116" w:after="0" w:line="276" w:lineRule="auto"/>
        <w:jc w:val="both"/>
        <w:rPr>
          <w:rFonts w:eastAsia="Times New Roman" w:cs="Times New Roman"/>
          <w:szCs w:val="24"/>
        </w:rPr>
      </w:pPr>
      <w:r w:rsidRPr="00935EAC">
        <w:rPr>
          <w:rFonts w:eastAsia="Times New Roman" w:cs="Times New Roman"/>
          <w:i/>
          <w:szCs w:val="24"/>
        </w:rPr>
        <w:t>Keywords:</w:t>
      </w:r>
      <w:r w:rsidRPr="00935EAC">
        <w:rPr>
          <w:rFonts w:eastAsia="Times New Roman" w:cs="Times New Roman"/>
          <w:i/>
          <w:spacing w:val="51"/>
          <w:szCs w:val="24"/>
        </w:rPr>
        <w:t xml:space="preserve"> </w:t>
      </w:r>
    </w:p>
    <w:p w14:paraId="4FE1B7AF" w14:textId="331FFE39" w:rsidR="00514562" w:rsidRPr="00935EAC" w:rsidRDefault="00514562" w:rsidP="007347B7">
      <w:pPr>
        <w:widowControl w:val="0"/>
        <w:pBdr>
          <w:bottom w:val="single" w:sz="4" w:space="1" w:color="auto"/>
        </w:pBdr>
        <w:autoSpaceDE w:val="0"/>
        <w:autoSpaceDN w:val="0"/>
        <w:spacing w:before="13" w:after="0" w:line="276" w:lineRule="auto"/>
        <w:jc w:val="both"/>
        <w:rPr>
          <w:rFonts w:eastAsia="Times New Roman" w:cs="Times New Roman"/>
          <w:szCs w:val="24"/>
        </w:rPr>
      </w:pPr>
      <w:r w:rsidRPr="00935EAC">
        <w:rPr>
          <w:rFonts w:eastAsia="Times New Roman" w:cs="Times New Roman"/>
          <w:i/>
          <w:szCs w:val="24"/>
        </w:rPr>
        <w:t>JEL:</w:t>
      </w:r>
      <w:r w:rsidRPr="00935EAC">
        <w:rPr>
          <w:rFonts w:eastAsia="Times New Roman" w:cs="Times New Roman"/>
          <w:i/>
          <w:spacing w:val="-8"/>
          <w:szCs w:val="24"/>
        </w:rPr>
        <w:t xml:space="preserve"> </w:t>
      </w:r>
      <w:r w:rsidR="0072430D" w:rsidRPr="00935EAC">
        <w:rPr>
          <w:rFonts w:eastAsia="Times New Roman" w:cs="Times New Roman"/>
          <w:i/>
          <w:spacing w:val="-8"/>
          <w:szCs w:val="24"/>
        </w:rPr>
        <w:t>F32, F41</w:t>
      </w:r>
    </w:p>
    <w:p w14:paraId="215098E8" w14:textId="6307DA3C" w:rsidR="00514562" w:rsidRPr="00935EAC" w:rsidRDefault="00514562" w:rsidP="007347B7">
      <w:pPr>
        <w:widowControl w:val="0"/>
        <w:tabs>
          <w:tab w:val="left" w:pos="3070"/>
        </w:tabs>
        <w:autoSpaceDE w:val="0"/>
        <w:autoSpaceDN w:val="0"/>
        <w:spacing w:after="0" w:line="276" w:lineRule="auto"/>
        <w:jc w:val="both"/>
        <w:rPr>
          <w:rFonts w:eastAsia="Times New Roman" w:cs="Times New Roman"/>
          <w:sz w:val="20"/>
          <w:szCs w:val="36"/>
        </w:rPr>
      </w:pPr>
    </w:p>
    <w:p w14:paraId="2C06B813" w14:textId="57EFDC5E" w:rsidR="00FE1366" w:rsidRPr="00935EAC" w:rsidRDefault="00FE1366" w:rsidP="0073265E">
      <w:pPr>
        <w:jc w:val="both"/>
        <w:rPr>
          <w:rFonts w:eastAsia="Times New Roman" w:cs="Times New Roman"/>
          <w:sz w:val="20"/>
          <w:szCs w:val="24"/>
        </w:rPr>
      </w:pPr>
      <w:r w:rsidRPr="00935EAC">
        <w:rPr>
          <w:rFonts w:eastAsia="Times New Roman" w:cs="Times New Roman"/>
          <w:sz w:val="20"/>
          <w:szCs w:val="24"/>
        </w:rPr>
        <w:br w:type="page"/>
      </w:r>
    </w:p>
    <w:p w14:paraId="0637B77B" w14:textId="2ABC2E2D" w:rsidR="00C97140" w:rsidRPr="007347B7" w:rsidRDefault="00655C94" w:rsidP="00E027C4">
      <w:pPr>
        <w:spacing w:before="100" w:beforeAutospacing="1" w:after="100" w:afterAutospacing="1"/>
        <w:jc w:val="both"/>
        <w:rPr>
          <w:bCs/>
        </w:rPr>
      </w:pPr>
      <w:r w:rsidRPr="00E027C4">
        <w:rPr>
          <w:rFonts w:eastAsia="Times New Roman"/>
          <w:b/>
          <w:bCs/>
        </w:rPr>
        <w:lastRenderedPageBreak/>
        <w:t xml:space="preserve">1. </w:t>
      </w:r>
      <w:bookmarkStart w:id="0" w:name="Introduction"/>
      <w:bookmarkEnd w:id="0"/>
      <w:r w:rsidR="00514562" w:rsidRPr="00E027C4">
        <w:rPr>
          <w:b/>
          <w:bCs/>
        </w:rPr>
        <w:t>Introduction</w:t>
      </w:r>
    </w:p>
    <w:p w14:paraId="0480AE0B" w14:textId="5E6B1412" w:rsidR="00E11ECD" w:rsidRPr="00935EAC" w:rsidRDefault="00CF625E" w:rsidP="007347B7">
      <w:pPr>
        <w:widowControl w:val="0"/>
        <w:autoSpaceDE w:val="0"/>
        <w:autoSpaceDN w:val="0"/>
        <w:spacing w:before="100" w:beforeAutospacing="1" w:after="100" w:afterAutospacing="1" w:line="276" w:lineRule="auto"/>
        <w:ind w:right="115"/>
        <w:jc w:val="both"/>
        <w:rPr>
          <w:rFonts w:eastAsia="Times New Roman" w:cs="Times New Roman"/>
          <w:szCs w:val="24"/>
        </w:rPr>
      </w:pPr>
      <w:r w:rsidRPr="00935EAC">
        <w:rPr>
          <w:rFonts w:eastAsia="Times New Roman" w:cs="Times New Roman"/>
          <w:szCs w:val="24"/>
        </w:rPr>
        <w:t xml:space="preserve">The persistence of </w:t>
      </w:r>
      <w:r w:rsidR="00412923" w:rsidRPr="00935EAC">
        <w:rPr>
          <w:rFonts w:eastAsia="Times New Roman" w:cs="Times New Roman"/>
          <w:szCs w:val="24"/>
        </w:rPr>
        <w:t>global</w:t>
      </w:r>
      <w:r w:rsidRPr="00935EAC">
        <w:rPr>
          <w:rFonts w:eastAsia="Times New Roman" w:cs="Times New Roman"/>
          <w:szCs w:val="24"/>
        </w:rPr>
        <w:t xml:space="preserve"> current account </w:t>
      </w:r>
      <w:r w:rsidR="005F2449" w:rsidRPr="00935EAC">
        <w:rPr>
          <w:rFonts w:eastAsia="Times New Roman" w:cs="Times New Roman"/>
          <w:szCs w:val="24"/>
        </w:rPr>
        <w:t>im</w:t>
      </w:r>
      <w:r w:rsidRPr="00935EAC">
        <w:rPr>
          <w:rFonts w:eastAsia="Times New Roman" w:cs="Times New Roman"/>
          <w:szCs w:val="24"/>
        </w:rPr>
        <w:t>balance</w:t>
      </w:r>
      <w:r w:rsidR="005F2449" w:rsidRPr="00935EAC">
        <w:rPr>
          <w:rFonts w:eastAsia="Times New Roman" w:cs="Times New Roman"/>
          <w:szCs w:val="24"/>
        </w:rPr>
        <w:t>s</w:t>
      </w:r>
      <w:r w:rsidR="00E11ECD" w:rsidRPr="00935EAC">
        <w:rPr>
          <w:rFonts w:eastAsia="Times New Roman" w:cs="Times New Roman"/>
          <w:szCs w:val="24"/>
        </w:rPr>
        <w:t xml:space="preserve"> has been an important policy consideration for policymakers and academics alike, especially those in developed economies. Whether it be</w:t>
      </w:r>
      <w:r w:rsidR="00742560" w:rsidRPr="00935EAC">
        <w:rPr>
          <w:rFonts w:eastAsia="Times New Roman" w:cs="Times New Roman"/>
          <w:szCs w:val="24"/>
        </w:rPr>
        <w:t xml:space="preserve"> after</w:t>
      </w:r>
      <w:r w:rsidR="00E11ECD" w:rsidRPr="00935EAC">
        <w:rPr>
          <w:rFonts w:eastAsia="Times New Roman" w:cs="Times New Roman"/>
          <w:szCs w:val="24"/>
        </w:rPr>
        <w:t xml:space="preserve"> the </w:t>
      </w:r>
      <w:r w:rsidR="00742560" w:rsidRPr="00935EAC">
        <w:rPr>
          <w:rFonts w:eastAsia="Times New Roman" w:cs="Times New Roman"/>
          <w:szCs w:val="24"/>
        </w:rPr>
        <w:t>Great Recession</w:t>
      </w:r>
      <w:r w:rsidR="00E11ECD" w:rsidRPr="00935EAC">
        <w:rPr>
          <w:rFonts w:eastAsia="Times New Roman" w:cs="Times New Roman"/>
          <w:szCs w:val="24"/>
        </w:rPr>
        <w:t xml:space="preserve"> in 2008, </w:t>
      </w:r>
      <w:r w:rsidR="006F34C8" w:rsidRPr="00935EAC">
        <w:rPr>
          <w:rFonts w:eastAsia="Times New Roman" w:cs="Times New Roman"/>
          <w:szCs w:val="24"/>
        </w:rPr>
        <w:t xml:space="preserve">during </w:t>
      </w:r>
      <w:r w:rsidR="00E11ECD" w:rsidRPr="00935EAC">
        <w:rPr>
          <w:rFonts w:eastAsia="Times New Roman" w:cs="Times New Roman"/>
          <w:szCs w:val="24"/>
        </w:rPr>
        <w:t xml:space="preserve">the Euro </w:t>
      </w:r>
      <w:r w:rsidR="00742560" w:rsidRPr="00935EAC">
        <w:rPr>
          <w:rFonts w:eastAsia="Times New Roman" w:cs="Times New Roman"/>
          <w:szCs w:val="24"/>
        </w:rPr>
        <w:t>C</w:t>
      </w:r>
      <w:r w:rsidR="00E11ECD" w:rsidRPr="00935EAC">
        <w:rPr>
          <w:rFonts w:eastAsia="Times New Roman" w:cs="Times New Roman"/>
          <w:szCs w:val="24"/>
        </w:rPr>
        <w:t>risis</w:t>
      </w:r>
      <w:r w:rsidR="00412923" w:rsidRPr="00935EAC">
        <w:rPr>
          <w:rFonts w:eastAsia="Times New Roman" w:cs="Times New Roman"/>
          <w:szCs w:val="24"/>
        </w:rPr>
        <w:t xml:space="preserve"> between 2010 and 2012</w:t>
      </w:r>
      <w:r w:rsidR="00E11ECD" w:rsidRPr="00935EAC">
        <w:rPr>
          <w:rFonts w:eastAsia="Times New Roman" w:cs="Times New Roman"/>
          <w:szCs w:val="24"/>
        </w:rPr>
        <w:t xml:space="preserve">, or </w:t>
      </w:r>
      <w:r w:rsidR="006F34C8" w:rsidRPr="007347B7">
        <w:rPr>
          <w:rFonts w:eastAsia="Times New Roman" w:cs="Times New Roman"/>
          <w:szCs w:val="24"/>
          <w:highlight w:val="yellow"/>
        </w:rPr>
        <w:t xml:space="preserve">in the current </w:t>
      </w:r>
      <w:r w:rsidR="00A56A40" w:rsidRPr="007347B7">
        <w:rPr>
          <w:rFonts w:eastAsia="Times New Roman" w:cs="Times New Roman"/>
          <w:szCs w:val="24"/>
          <w:highlight w:val="yellow"/>
        </w:rPr>
        <w:t>era</w:t>
      </w:r>
      <w:r w:rsidR="00E11ECD" w:rsidRPr="007347B7">
        <w:rPr>
          <w:rFonts w:eastAsia="Times New Roman" w:cs="Times New Roman"/>
          <w:szCs w:val="24"/>
          <w:highlight w:val="yellow"/>
        </w:rPr>
        <w:t xml:space="preserve"> of g</w:t>
      </w:r>
      <w:commentRangeStart w:id="1"/>
      <w:r w:rsidR="00412923" w:rsidRPr="007347B7">
        <w:rPr>
          <w:rFonts w:eastAsia="Times New Roman" w:cs="Times New Roman"/>
          <w:szCs w:val="24"/>
          <w:highlight w:val="yellow"/>
        </w:rPr>
        <w:t>eoeconomic fragmentation</w:t>
      </w:r>
      <w:commentRangeEnd w:id="1"/>
      <w:r w:rsidR="00E027C4" w:rsidRPr="00935EAC">
        <w:rPr>
          <w:rStyle w:val="CommentReference"/>
          <w:rFonts w:eastAsia="Times New Roman" w:cs="Times New Roman"/>
          <w:sz w:val="24"/>
          <w:szCs w:val="24"/>
        </w:rPr>
        <w:commentReference w:id="1"/>
      </w:r>
      <w:r w:rsidR="00E11ECD" w:rsidRPr="00935EAC">
        <w:rPr>
          <w:rFonts w:eastAsia="Times New Roman" w:cs="Times New Roman"/>
          <w:szCs w:val="24"/>
        </w:rPr>
        <w:t xml:space="preserve">, economists and policymakers have long expressed concerns of </w:t>
      </w:r>
      <w:r w:rsidR="00412923" w:rsidRPr="00935EAC">
        <w:rPr>
          <w:rFonts w:eastAsia="Times New Roman" w:cs="Times New Roman"/>
          <w:szCs w:val="24"/>
        </w:rPr>
        <w:t xml:space="preserve">the persistence </w:t>
      </w:r>
      <w:r w:rsidR="00081E27" w:rsidRPr="00935EAC">
        <w:rPr>
          <w:rFonts w:eastAsia="Times New Roman" w:cs="Times New Roman"/>
          <w:szCs w:val="24"/>
        </w:rPr>
        <w:t>current account imbalances</w:t>
      </w:r>
      <w:r w:rsidR="00E11ECD" w:rsidRPr="00935EAC">
        <w:rPr>
          <w:rFonts w:eastAsia="Times New Roman" w:cs="Times New Roman"/>
          <w:szCs w:val="24"/>
        </w:rPr>
        <w:t xml:space="preserve">. These concerns have at times permeated the financial markets, leading to credit downgrades or speculative attacks on government bonds. This is not just a developing country issue, with Moody's downgrading the United States' credit rating in May of 2025. These concerns can, in turn, lead to fiscal policy constraints, limiting the ability of countries to implement fiscal stimulus when needed. </w:t>
      </w:r>
      <w:r w:rsidR="00081E27" w:rsidRPr="00935EAC">
        <w:rPr>
          <w:rFonts w:eastAsia="Times New Roman" w:cs="Times New Roman"/>
          <w:szCs w:val="24"/>
        </w:rPr>
        <w:t>In particular, maintaining current account surpluses</w:t>
      </w:r>
      <w:r w:rsidR="005F2449" w:rsidRPr="00935EAC">
        <w:rPr>
          <w:rFonts w:eastAsia="Times New Roman" w:cs="Times New Roman"/>
          <w:szCs w:val="24"/>
        </w:rPr>
        <w:t xml:space="preserve"> and accumulating a strategic stock of international reserves</w:t>
      </w:r>
      <w:r w:rsidR="00081E27" w:rsidRPr="00935EAC">
        <w:rPr>
          <w:rFonts w:eastAsia="Times New Roman" w:cs="Times New Roman"/>
          <w:szCs w:val="24"/>
        </w:rPr>
        <w:t xml:space="preserve"> in the past is associated with better resilience during monetary tightenings (Aizenman et al. 2024, 2025). </w:t>
      </w:r>
      <w:r w:rsidR="00847320" w:rsidRPr="00935EAC">
        <w:rPr>
          <w:rFonts w:eastAsia="Times New Roman" w:cs="Times New Roman"/>
          <w:szCs w:val="24"/>
        </w:rPr>
        <w:t>A similar line of reasoning can be</w:t>
      </w:r>
      <w:r w:rsidR="005F2449" w:rsidRPr="00935EAC">
        <w:rPr>
          <w:rFonts w:eastAsia="Times New Roman" w:cs="Times New Roman"/>
          <w:szCs w:val="24"/>
        </w:rPr>
        <w:t xml:space="preserve"> formulated for episodes of financial stress. D</w:t>
      </w:r>
      <w:r w:rsidR="00E11ECD" w:rsidRPr="00935EAC">
        <w:rPr>
          <w:rFonts w:eastAsia="Times New Roman" w:cs="Times New Roman"/>
          <w:szCs w:val="24"/>
        </w:rPr>
        <w:t xml:space="preserve">uring the </w:t>
      </w:r>
      <w:r w:rsidR="005F2449" w:rsidRPr="00935EAC">
        <w:rPr>
          <w:rFonts w:eastAsia="Times New Roman" w:cs="Times New Roman"/>
          <w:szCs w:val="24"/>
        </w:rPr>
        <w:t>Great Recession in 2008 and the Pandemic Recession in 2020</w:t>
      </w:r>
      <w:r w:rsidR="00E11ECD" w:rsidRPr="00935EAC">
        <w:rPr>
          <w:rFonts w:eastAsia="Times New Roman" w:cs="Times New Roman"/>
          <w:szCs w:val="24"/>
        </w:rPr>
        <w:t>, many countries sought international bailouts to maintain solvency or</w:t>
      </w:r>
      <w:r w:rsidR="005F2449" w:rsidRPr="00935EAC">
        <w:rPr>
          <w:rFonts w:eastAsia="Times New Roman" w:cs="Times New Roman"/>
          <w:szCs w:val="24"/>
        </w:rPr>
        <w:t xml:space="preserve"> used swap lines to</w:t>
      </w:r>
      <w:r w:rsidR="00E11ECD" w:rsidRPr="00935EAC">
        <w:rPr>
          <w:rFonts w:eastAsia="Times New Roman" w:cs="Times New Roman"/>
          <w:szCs w:val="24"/>
        </w:rPr>
        <w:t xml:space="preserve"> ensure short-term liquidity. Yet, while these countries struggled to meet their debt obligations, others amassed savings </w:t>
      </w:r>
      <w:r w:rsidR="005F2449" w:rsidRPr="00935EAC">
        <w:rPr>
          <w:rFonts w:eastAsia="Times New Roman" w:cs="Times New Roman"/>
          <w:szCs w:val="24"/>
        </w:rPr>
        <w:t xml:space="preserve">and </w:t>
      </w:r>
      <w:r w:rsidR="00CB3F8E" w:rsidRPr="00935EAC">
        <w:rPr>
          <w:rFonts w:eastAsia="Times New Roman" w:cs="Times New Roman"/>
          <w:szCs w:val="24"/>
        </w:rPr>
        <w:t>more</w:t>
      </w:r>
      <w:r w:rsidR="005F2449" w:rsidRPr="00935EAC">
        <w:rPr>
          <w:rFonts w:eastAsia="Times New Roman" w:cs="Times New Roman"/>
          <w:szCs w:val="24"/>
        </w:rPr>
        <w:t xml:space="preserve"> immune to financial turmoil</w:t>
      </w:r>
      <w:r w:rsidR="00E11ECD" w:rsidRPr="00935EAC">
        <w:rPr>
          <w:rFonts w:eastAsia="Times New Roman" w:cs="Times New Roman"/>
          <w:szCs w:val="24"/>
        </w:rPr>
        <w:t>.</w:t>
      </w:r>
    </w:p>
    <w:p w14:paraId="57A18608" w14:textId="3363247C" w:rsidR="00E11ECD" w:rsidRPr="00935EAC" w:rsidRDefault="00CB3F8E" w:rsidP="007347B7">
      <w:pPr>
        <w:widowControl w:val="0"/>
        <w:autoSpaceDE w:val="0"/>
        <w:autoSpaceDN w:val="0"/>
        <w:spacing w:before="100" w:beforeAutospacing="1" w:after="100" w:afterAutospacing="1" w:line="276" w:lineRule="auto"/>
        <w:ind w:right="115"/>
        <w:jc w:val="both"/>
        <w:rPr>
          <w:rFonts w:eastAsia="Times New Roman" w:cs="Times New Roman"/>
          <w:szCs w:val="24"/>
        </w:rPr>
      </w:pPr>
      <w:r w:rsidRPr="00935EAC">
        <w:rPr>
          <w:rFonts w:eastAsia="Times New Roman" w:cs="Times New Roman"/>
          <w:szCs w:val="24"/>
        </w:rPr>
        <w:t>Once again</w:t>
      </w:r>
      <w:r w:rsidR="003B23CC" w:rsidRPr="00935EAC">
        <w:rPr>
          <w:rFonts w:eastAsia="Times New Roman" w:cs="Times New Roman"/>
          <w:szCs w:val="24"/>
        </w:rPr>
        <w:t xml:space="preserve"> after the post-Great Recession correction</w:t>
      </w:r>
      <w:r w:rsidRPr="00935EAC">
        <w:rPr>
          <w:rFonts w:eastAsia="Times New Roman" w:cs="Times New Roman"/>
          <w:szCs w:val="24"/>
        </w:rPr>
        <w:t>, the current account imbalances are growing</w:t>
      </w:r>
      <w:r w:rsidR="00BC3CC9" w:rsidRPr="00935EAC">
        <w:rPr>
          <w:rFonts w:eastAsia="Times New Roman" w:cs="Times New Roman"/>
          <w:szCs w:val="24"/>
        </w:rPr>
        <w:t xml:space="preserve"> with the IMF (2025) reporting a global current account widening of 0.6 percentage points of world GDP.</w:t>
      </w:r>
      <w:r w:rsidR="00412923" w:rsidRPr="00935EAC">
        <w:rPr>
          <w:rFonts w:eastAsia="Times New Roman" w:cs="Times New Roman"/>
          <w:szCs w:val="24"/>
        </w:rPr>
        <w:t xml:space="preserve"> Before the Great Recession, t</w:t>
      </w:r>
      <w:r w:rsidR="00E11ECD" w:rsidRPr="00935EAC">
        <w:rPr>
          <w:rFonts w:eastAsia="Times New Roman" w:cs="Times New Roman"/>
          <w:szCs w:val="24"/>
        </w:rPr>
        <w:t xml:space="preserve">here has been a consistent and recurring profligacy of several advanced economies, including the US, being financed by excess savings of emerging market economies, most notably the People’s Republic of China (PRC), and oil-exporting countries. Imbalanced capital flows have enabled some countries to run persistent and massive current account deficits, financed by the persistent current account surpluses of other countries. </w:t>
      </w:r>
      <w:r w:rsidR="006A5099" w:rsidRPr="00935EAC">
        <w:rPr>
          <w:rFonts w:eastAsia="Times New Roman" w:cs="Times New Roman"/>
          <w:szCs w:val="24"/>
        </w:rPr>
        <w:t>Researchers, such as Chinn (2011), have investigated the causes of global imbalances and found that many factors are intricately intertwined, creating 'uphill' flows of excess savings from developing countries with high rates of return to developed countries with lower rates of return but more advanced financial markets (the 'Lucas paradox'</w:t>
      </w:r>
      <w:r w:rsidR="00742560" w:rsidRPr="00935EAC">
        <w:rPr>
          <w:rFonts w:eastAsia="Times New Roman" w:cs="Times New Roman"/>
          <w:szCs w:val="24"/>
        </w:rPr>
        <w:t>, Lucas (1990)</w:t>
      </w:r>
      <w:r w:rsidR="006A5099" w:rsidRPr="00935EAC">
        <w:rPr>
          <w:rFonts w:eastAsia="Times New Roman" w:cs="Times New Roman"/>
          <w:szCs w:val="24"/>
        </w:rPr>
        <w:t xml:space="preserve">). However, the global financial crisis and the European debt crisis revealed that the world economy is on a delicate balancing act regarding </w:t>
      </w:r>
      <w:r w:rsidR="00412923" w:rsidRPr="00935EAC">
        <w:rPr>
          <w:rFonts w:eastAsia="Times New Roman" w:cs="Times New Roman"/>
          <w:szCs w:val="24"/>
        </w:rPr>
        <w:t xml:space="preserve">imbalances in </w:t>
      </w:r>
      <w:r w:rsidR="006A5099" w:rsidRPr="00935EAC">
        <w:rPr>
          <w:rFonts w:eastAsia="Times New Roman" w:cs="Times New Roman"/>
          <w:szCs w:val="24"/>
        </w:rPr>
        <w:t xml:space="preserve">capital flows. A change in global economic conditions can suddenly alter the direction of capital flows, potentially disrupting real economies. On the other hand, persistent capital flows can put the world economy in a crisis-prone situation </w:t>
      </w:r>
      <w:r w:rsidR="00F317EF" w:rsidRPr="00935EAC">
        <w:rPr>
          <w:rFonts w:eastAsia="Times New Roman" w:cs="Times New Roman"/>
          <w:szCs w:val="24"/>
        </w:rPr>
        <w:t>like</w:t>
      </w:r>
      <w:r w:rsidR="006A5099" w:rsidRPr="00935EAC">
        <w:rPr>
          <w:rFonts w:eastAsia="Times New Roman" w:cs="Times New Roman"/>
          <w:szCs w:val="24"/>
        </w:rPr>
        <w:t xml:space="preserve"> that of the pre-crisis period.</w:t>
      </w:r>
      <w:r w:rsidR="00E11ECD" w:rsidRPr="00935EAC">
        <w:rPr>
          <w:rFonts w:eastAsia="Times New Roman" w:cs="Times New Roman"/>
          <w:szCs w:val="24"/>
        </w:rPr>
        <w:t xml:space="preserve"> </w:t>
      </w:r>
      <w:r w:rsidR="006A5099" w:rsidRPr="00935EAC">
        <w:rPr>
          <w:rFonts w:eastAsia="Times New Roman" w:cs="Times New Roman"/>
          <w:szCs w:val="24"/>
        </w:rPr>
        <w:t xml:space="preserve">Given this </w:t>
      </w:r>
      <w:r w:rsidR="00B25BC1" w:rsidRPr="00935EAC">
        <w:rPr>
          <w:rFonts w:eastAsia="Times New Roman" w:cs="Times New Roman"/>
          <w:szCs w:val="24"/>
        </w:rPr>
        <w:t xml:space="preserve">unstable </w:t>
      </w:r>
      <w:r w:rsidR="006A5099" w:rsidRPr="00935EAC">
        <w:rPr>
          <w:rFonts w:eastAsia="Times New Roman" w:cs="Times New Roman"/>
          <w:szCs w:val="24"/>
        </w:rPr>
        <w:t xml:space="preserve">environment, examining </w:t>
      </w:r>
      <w:commentRangeStart w:id="2"/>
      <w:r w:rsidR="006A5099" w:rsidRPr="00935EAC">
        <w:rPr>
          <w:rFonts w:eastAsia="Times New Roman" w:cs="Times New Roman"/>
          <w:szCs w:val="24"/>
        </w:rPr>
        <w:t xml:space="preserve">the country-specific </w:t>
      </w:r>
      <w:commentRangeEnd w:id="2"/>
      <w:r w:rsidR="007347B7" w:rsidRPr="00935EAC">
        <w:rPr>
          <w:rStyle w:val="CommentReference"/>
          <w:rFonts w:eastAsia="Times New Roman" w:cs="Times New Roman"/>
          <w:sz w:val="24"/>
          <w:szCs w:val="24"/>
        </w:rPr>
        <w:commentReference w:id="2"/>
      </w:r>
      <w:r w:rsidR="006A5099" w:rsidRPr="00935EAC">
        <w:rPr>
          <w:rFonts w:eastAsia="Times New Roman" w:cs="Times New Roman"/>
          <w:szCs w:val="24"/>
        </w:rPr>
        <w:t xml:space="preserve">determinants of persistent current account deficits or surpluses can provide </w:t>
      </w:r>
      <w:r w:rsidR="00B25BC1" w:rsidRPr="00935EAC">
        <w:rPr>
          <w:rFonts w:eastAsia="Times New Roman" w:cs="Times New Roman"/>
          <w:szCs w:val="24"/>
        </w:rPr>
        <w:t xml:space="preserve">deeper </w:t>
      </w:r>
      <w:r w:rsidR="006A5099" w:rsidRPr="00935EAC">
        <w:rPr>
          <w:rFonts w:eastAsia="Times New Roman" w:cs="Times New Roman"/>
          <w:szCs w:val="24"/>
        </w:rPr>
        <w:t xml:space="preserve">insights </w:t>
      </w:r>
      <w:r w:rsidR="00B25BC1" w:rsidRPr="00935EAC">
        <w:rPr>
          <w:rFonts w:eastAsia="Times New Roman" w:cs="Times New Roman"/>
          <w:szCs w:val="24"/>
        </w:rPr>
        <w:t xml:space="preserve">about the understanding of the growing </w:t>
      </w:r>
      <w:r w:rsidR="006A5099" w:rsidRPr="00935EAC">
        <w:rPr>
          <w:rFonts w:eastAsia="Times New Roman" w:cs="Times New Roman"/>
          <w:szCs w:val="24"/>
        </w:rPr>
        <w:t xml:space="preserve">global imbalances and the </w:t>
      </w:r>
      <w:r w:rsidR="00B25BC1" w:rsidRPr="00935EAC">
        <w:rPr>
          <w:rFonts w:eastAsia="Times New Roman" w:cs="Times New Roman"/>
          <w:szCs w:val="24"/>
        </w:rPr>
        <w:t>stability of the international financial system</w:t>
      </w:r>
      <w:r w:rsidR="006A5099" w:rsidRPr="00935EAC">
        <w:rPr>
          <w:rFonts w:eastAsia="Times New Roman" w:cs="Times New Roman"/>
          <w:szCs w:val="24"/>
        </w:rPr>
        <w:t>.</w:t>
      </w:r>
    </w:p>
    <w:p w14:paraId="6A9FB6EC" w14:textId="1BCA562E" w:rsidR="00E11ECD" w:rsidRPr="00935EAC" w:rsidRDefault="00B25BC1" w:rsidP="007347B7">
      <w:pPr>
        <w:widowControl w:val="0"/>
        <w:autoSpaceDE w:val="0"/>
        <w:autoSpaceDN w:val="0"/>
        <w:spacing w:before="100" w:beforeAutospacing="1" w:after="100" w:afterAutospacing="1" w:line="276" w:lineRule="auto"/>
        <w:ind w:right="115"/>
        <w:jc w:val="both"/>
        <w:rPr>
          <w:rFonts w:eastAsia="Times New Roman" w:cs="Times New Roman"/>
          <w:szCs w:val="24"/>
        </w:rPr>
      </w:pPr>
      <w:r w:rsidRPr="00935EAC">
        <w:rPr>
          <w:rFonts w:eastAsia="Times New Roman" w:cs="Times New Roman"/>
          <w:szCs w:val="24"/>
        </w:rPr>
        <w:t>In t</w:t>
      </w:r>
      <w:r w:rsidR="006A5099" w:rsidRPr="00935EAC">
        <w:rPr>
          <w:rFonts w:eastAsia="Times New Roman" w:cs="Times New Roman"/>
          <w:szCs w:val="24"/>
        </w:rPr>
        <w:t xml:space="preserve">heory, current account balances of a country should evolve in a way that satisfies the long-run intertemporal national budget constraint (LRBC). </w:t>
      </w:r>
      <w:r w:rsidR="00E11ECD" w:rsidRPr="00935EAC">
        <w:rPr>
          <w:rFonts w:eastAsia="Times New Roman" w:cs="Times New Roman"/>
          <w:szCs w:val="24"/>
        </w:rPr>
        <w:t xml:space="preserve">In reference to Feldstein (1980), Taylor (2002) argues that the LRBC implies that savings and investment must be highly correlated as countries approach long-run steady-state. </w:t>
      </w:r>
      <w:r w:rsidR="006A5099" w:rsidRPr="00935EAC">
        <w:rPr>
          <w:rFonts w:eastAsia="Times New Roman" w:cs="Times New Roman"/>
          <w:szCs w:val="24"/>
        </w:rPr>
        <w:t>This does not preclude short-run deviations from the LRBC, however, as these can be caused by macroeconomic and institutional policy changes related to savings and investment</w:t>
      </w:r>
      <w:r w:rsidR="00C93255" w:rsidRPr="00935EAC">
        <w:rPr>
          <w:rFonts w:eastAsia="Times New Roman" w:cs="Times New Roman"/>
          <w:szCs w:val="24"/>
        </w:rPr>
        <w:t>.</w:t>
      </w:r>
    </w:p>
    <w:p w14:paraId="2524B3E1" w14:textId="7CAC2CA7" w:rsidR="00AB18F9" w:rsidRPr="00935EAC" w:rsidRDefault="00AB18F9" w:rsidP="007347B7">
      <w:pPr>
        <w:widowControl w:val="0"/>
        <w:autoSpaceDE w:val="0"/>
        <w:autoSpaceDN w:val="0"/>
        <w:spacing w:before="100" w:beforeAutospacing="1" w:after="100" w:afterAutospacing="1" w:line="276" w:lineRule="auto"/>
        <w:ind w:right="115"/>
        <w:jc w:val="both"/>
        <w:rPr>
          <w:rFonts w:eastAsia="Times New Roman" w:cs="Times New Roman"/>
          <w:szCs w:val="24"/>
        </w:rPr>
      </w:pPr>
      <w:r w:rsidRPr="00935EAC">
        <w:rPr>
          <w:rFonts w:eastAsia="Times New Roman" w:cs="Times New Roman"/>
          <w:szCs w:val="24"/>
        </w:rPr>
        <w:lastRenderedPageBreak/>
        <w:t>It is difficult to draw conclusions on current account sustainability from past literature, however, due to inconsistent or, at best, inconclusive evidence on the sustainability of current account balances.</w:t>
      </w:r>
      <w:r w:rsidR="00E11ECD" w:rsidRPr="00935EAC">
        <w:rPr>
          <w:rFonts w:eastAsia="Times New Roman" w:cs="Times New Roman"/>
          <w:szCs w:val="24"/>
        </w:rPr>
        <w:t xml:space="preserve"> </w:t>
      </w:r>
      <w:r w:rsidRPr="00935EAC">
        <w:rPr>
          <w:rFonts w:eastAsia="Times New Roman" w:cs="Times New Roman"/>
          <w:szCs w:val="24"/>
        </w:rPr>
        <w:t>This may, in part, arise from inconsistencies in testing methodologies. Alternatively, it may reflect a failure to appropriately distinguish long-run sustainability from short-run dynamics. As Taylor (2002) argues, even within the context of the LRBC, countries may run 'unsustainable' current account imbalances for short periods without necessarily violating the long-run constraint.</w:t>
      </w:r>
      <w:r w:rsidR="00E11ECD" w:rsidRPr="00935EAC">
        <w:rPr>
          <w:rFonts w:eastAsia="Times New Roman" w:cs="Times New Roman"/>
          <w:szCs w:val="24"/>
        </w:rPr>
        <w:t xml:space="preserve"> </w:t>
      </w:r>
      <w:r w:rsidRPr="00935EAC">
        <w:rPr>
          <w:rFonts w:eastAsia="Times New Roman" w:cs="Times New Roman"/>
          <w:szCs w:val="24"/>
        </w:rPr>
        <w:t>Hence, it is important to distinguish long-run sustainability from short-run deviations from the intertemporal constraint and not falsely reject long-run current account sustainability based on evidence of short-run non</w:t>
      </w:r>
      <w:r w:rsidR="00A56A40" w:rsidRPr="00935EAC">
        <w:rPr>
          <w:rFonts w:eastAsia="Times New Roman" w:cs="Times New Roman"/>
          <w:szCs w:val="24"/>
        </w:rPr>
        <w:t>-</w:t>
      </w:r>
      <w:r w:rsidRPr="00935EAC">
        <w:rPr>
          <w:rFonts w:eastAsia="Times New Roman" w:cs="Times New Roman"/>
          <w:szCs w:val="24"/>
        </w:rPr>
        <w:t xml:space="preserve">stationarity of current account balances. </w:t>
      </w:r>
    </w:p>
    <w:p w14:paraId="34E95DB1" w14:textId="7C2C77D2" w:rsidR="00627C4B" w:rsidRPr="00935EAC" w:rsidRDefault="00AB18F9" w:rsidP="007347B7">
      <w:pPr>
        <w:widowControl w:val="0"/>
        <w:autoSpaceDE w:val="0"/>
        <w:autoSpaceDN w:val="0"/>
        <w:spacing w:before="100" w:beforeAutospacing="1" w:after="100" w:afterAutospacing="1" w:line="276" w:lineRule="auto"/>
        <w:ind w:right="115"/>
        <w:jc w:val="both"/>
        <w:rPr>
          <w:rFonts w:eastAsia="Times New Roman" w:cs="Times New Roman"/>
          <w:szCs w:val="24"/>
        </w:rPr>
      </w:pPr>
      <w:r w:rsidRPr="00935EAC">
        <w:rPr>
          <w:rFonts w:eastAsia="Times New Roman" w:cs="Times New Roman"/>
          <w:szCs w:val="24"/>
        </w:rPr>
        <w:t xml:space="preserve">Once current account balances are found to be </w:t>
      </w:r>
      <w:r w:rsidR="003B23CC" w:rsidRPr="00935EAC">
        <w:rPr>
          <w:rFonts w:eastAsia="Times New Roman" w:cs="Times New Roman"/>
          <w:szCs w:val="24"/>
        </w:rPr>
        <w:t>mean-reverting</w:t>
      </w:r>
      <w:r w:rsidRPr="00935EAC">
        <w:rPr>
          <w:rFonts w:eastAsia="Times New Roman" w:cs="Times New Roman"/>
          <w:szCs w:val="24"/>
        </w:rPr>
        <w:t xml:space="preserve">, either globally or locally, the degree of current account persistency can vary not only across countries but also over time. As we will show later, in the period leading up to the </w:t>
      </w:r>
      <w:r w:rsidR="003B23CC" w:rsidRPr="00935EAC">
        <w:rPr>
          <w:rFonts w:eastAsia="Times New Roman" w:cs="Times New Roman"/>
          <w:szCs w:val="24"/>
        </w:rPr>
        <w:t>Great Recession</w:t>
      </w:r>
      <w:r w:rsidRPr="00935EAC">
        <w:rPr>
          <w:rFonts w:eastAsia="Times New Roman" w:cs="Times New Roman"/>
          <w:szCs w:val="24"/>
        </w:rPr>
        <w:t xml:space="preserve">, both current account surplus and deficit countries experienced persistent current account imbalances. Persistent current account imbalances do not necessarily lead to immediate concerns about external debt sustainability, as the speed of reversion can differ across countries and time periods, depending on their macroeconomic policies and institutional characteristics. </w:t>
      </w:r>
      <w:r w:rsidR="003B23CC" w:rsidRPr="00935EAC">
        <w:rPr>
          <w:rFonts w:eastAsia="Times New Roman" w:cs="Times New Roman"/>
          <w:szCs w:val="24"/>
        </w:rPr>
        <w:t>Before the Great Recession</w:t>
      </w:r>
      <w:r w:rsidRPr="00935EAC">
        <w:rPr>
          <w:rFonts w:eastAsia="Times New Roman" w:cs="Times New Roman"/>
          <w:szCs w:val="24"/>
        </w:rPr>
        <w:t>, the PRC’s persistent current account surplus and its quasi-fixed exchange rate policy have raised questions about whether and how exchange rate regimes affect current account persistency.</w:t>
      </w:r>
      <w:r w:rsidR="00E11ECD" w:rsidRPr="00935EAC">
        <w:rPr>
          <w:rFonts w:eastAsia="Times New Roman" w:cs="Times New Roman"/>
          <w:szCs w:val="24"/>
        </w:rPr>
        <w:t xml:space="preserve"> </w:t>
      </w:r>
      <w:r w:rsidRPr="00935EAC">
        <w:rPr>
          <w:rFonts w:eastAsia="Times New Roman" w:cs="Times New Roman"/>
          <w:szCs w:val="24"/>
        </w:rPr>
        <w:t>Chinn and Wei (</w:t>
      </w:r>
      <w:r w:rsidR="003B23CC" w:rsidRPr="00935EAC">
        <w:rPr>
          <w:rFonts w:eastAsia="Times New Roman" w:cs="Times New Roman"/>
          <w:szCs w:val="24"/>
        </w:rPr>
        <w:t>2013</w:t>
      </w:r>
      <w:r w:rsidRPr="00935EAC">
        <w:rPr>
          <w:rFonts w:eastAsia="Times New Roman" w:cs="Times New Roman"/>
          <w:szCs w:val="24"/>
        </w:rPr>
        <w:t xml:space="preserve">) investigated this issue and found no significant or systematic relationship between exchange rate regimes and the degree of current account persistency, contrary to the common anecdotal belief that flexible exchange rates should lead to current account adjustments. Beyond exchange rate regimes, it is important to investigate the fundamentals that contribute to different degrees of current account </w:t>
      </w:r>
      <w:r w:rsidR="00F317EF" w:rsidRPr="00935EAC">
        <w:rPr>
          <w:rFonts w:eastAsia="Times New Roman" w:cs="Times New Roman"/>
          <w:szCs w:val="24"/>
        </w:rPr>
        <w:t>persistence</w:t>
      </w:r>
      <w:r w:rsidRPr="00935EAC">
        <w:rPr>
          <w:rFonts w:eastAsia="Times New Roman" w:cs="Times New Roman"/>
          <w:szCs w:val="24"/>
        </w:rPr>
        <w:t>.</w:t>
      </w:r>
    </w:p>
    <w:p w14:paraId="721DDF22" w14:textId="20740172" w:rsidR="00AB18F9" w:rsidRPr="00935EAC" w:rsidRDefault="00AB18F9" w:rsidP="007347B7">
      <w:pPr>
        <w:widowControl w:val="0"/>
        <w:autoSpaceDE w:val="0"/>
        <w:autoSpaceDN w:val="0"/>
        <w:spacing w:before="100" w:beforeAutospacing="1" w:after="100" w:afterAutospacing="1" w:line="276" w:lineRule="auto"/>
        <w:ind w:right="115"/>
        <w:jc w:val="both"/>
        <w:rPr>
          <w:rFonts w:eastAsia="Times New Roman" w:cs="Times New Roman"/>
          <w:szCs w:val="24"/>
        </w:rPr>
      </w:pPr>
      <w:r w:rsidRPr="00935EAC">
        <w:rPr>
          <w:rFonts w:eastAsia="Times New Roman" w:cs="Times New Roman"/>
          <w:szCs w:val="24"/>
        </w:rPr>
        <w:t>Given this background, this paper will examine the dynamics of current account balances</w:t>
      </w:r>
      <w:r w:rsidR="003B23CC" w:rsidRPr="00935EAC">
        <w:rPr>
          <w:rFonts w:eastAsia="Times New Roman" w:cs="Times New Roman"/>
          <w:szCs w:val="24"/>
        </w:rPr>
        <w:t xml:space="preserve"> leveraging a large quarterly dataset for current account balances</w:t>
      </w:r>
      <w:r w:rsidRPr="00935EAC">
        <w:rPr>
          <w:rFonts w:eastAsia="Times New Roman" w:cs="Times New Roman"/>
          <w:szCs w:val="24"/>
        </w:rPr>
        <w:t xml:space="preserve">, focusing particularly on their </w:t>
      </w:r>
      <w:r w:rsidR="003B23CC" w:rsidRPr="00935EAC">
        <w:rPr>
          <w:rFonts w:eastAsia="Times New Roman" w:cs="Times New Roman"/>
          <w:szCs w:val="24"/>
        </w:rPr>
        <w:t xml:space="preserve">persistence </w:t>
      </w:r>
      <w:r w:rsidRPr="00935EAC">
        <w:rPr>
          <w:rFonts w:eastAsia="Times New Roman" w:cs="Times New Roman"/>
          <w:szCs w:val="24"/>
        </w:rPr>
        <w:t xml:space="preserve">and the factors that determine it. First, we will re-examine the stationarity of current account balances for </w:t>
      </w:r>
      <w:r w:rsidR="00DD5DFD" w:rsidRPr="00935EAC">
        <w:rPr>
          <w:rFonts w:eastAsia="Times New Roman" w:cs="Times New Roman"/>
          <w:szCs w:val="24"/>
        </w:rPr>
        <w:t xml:space="preserve">77 </w:t>
      </w:r>
      <w:r w:rsidRPr="00935EAC">
        <w:rPr>
          <w:rFonts w:eastAsia="Times New Roman" w:cs="Times New Roman"/>
          <w:szCs w:val="24"/>
        </w:rPr>
        <w:t xml:space="preserve">countries. </w:t>
      </w:r>
      <w:r w:rsidR="00A56A40" w:rsidRPr="00935EAC">
        <w:rPr>
          <w:rFonts w:eastAsia="Times New Roman" w:cs="Times New Roman"/>
          <w:szCs w:val="24"/>
        </w:rPr>
        <w:t>Several</w:t>
      </w:r>
      <w:r w:rsidRPr="00935EAC">
        <w:rPr>
          <w:rFonts w:eastAsia="Times New Roman" w:cs="Times New Roman"/>
          <w:szCs w:val="24"/>
        </w:rPr>
        <w:t xml:space="preserve"> stationarity tests using standard linear unit root procedures confirm that the time series of current account balances (as a share of GDP) are not stationary for many countries, contrary to theoretical predictions. Second, we will investigate whether the lack of statistical evidence for the stationarity of current account balances is driven by regime shifts in their time series, following </w:t>
      </w:r>
      <w:r w:rsidR="00A56A40" w:rsidRPr="00935EAC">
        <w:rPr>
          <w:rFonts w:eastAsia="Times New Roman" w:cs="Times New Roman"/>
          <w:szCs w:val="24"/>
        </w:rPr>
        <w:t>an ongoing</w:t>
      </w:r>
      <w:r w:rsidRPr="00935EAC">
        <w:rPr>
          <w:rFonts w:eastAsia="Times New Roman" w:cs="Times New Roman"/>
          <w:szCs w:val="24"/>
        </w:rPr>
        <w:t xml:space="preserve"> strand of literature that tests </w:t>
      </w:r>
      <w:r w:rsidR="00DD5DFD" w:rsidRPr="00935EAC">
        <w:rPr>
          <w:rFonts w:eastAsia="Times New Roman" w:cs="Times New Roman"/>
          <w:szCs w:val="24"/>
        </w:rPr>
        <w:t>nonlinearity</w:t>
      </w:r>
      <w:r w:rsidRPr="00935EAC">
        <w:rPr>
          <w:rFonts w:eastAsia="Times New Roman" w:cs="Times New Roman"/>
          <w:szCs w:val="24"/>
        </w:rPr>
        <w:t xml:space="preserve"> in current account </w:t>
      </w:r>
      <w:r w:rsidR="00DD5DFD" w:rsidRPr="00935EAC">
        <w:rPr>
          <w:rFonts w:eastAsia="Times New Roman" w:cs="Times New Roman"/>
          <w:szCs w:val="24"/>
        </w:rPr>
        <w:t xml:space="preserve">persistence using Markov-Switching models </w:t>
      </w:r>
      <w:r w:rsidRPr="00935EAC">
        <w:rPr>
          <w:rFonts w:eastAsia="Times New Roman" w:cs="Times New Roman"/>
          <w:szCs w:val="24"/>
        </w:rPr>
        <w:t>(Taylor, 2002; Raybaudi et al., 2004; Chen, 2011</w:t>
      </w:r>
      <w:r w:rsidR="00A56A40" w:rsidRPr="00935EAC">
        <w:rPr>
          <w:rFonts w:eastAsia="Times New Roman" w:cs="Times New Roman"/>
          <w:szCs w:val="24"/>
        </w:rPr>
        <w:t>; Poulakis &amp; Krykilis, 2024</w:t>
      </w:r>
      <w:r w:rsidRPr="00935EAC">
        <w:rPr>
          <w:rFonts w:eastAsia="Times New Roman" w:cs="Times New Roman"/>
          <w:szCs w:val="24"/>
        </w:rPr>
        <w:t xml:space="preserve">). Finally, we will examine whether the probability of entering a non-stationary current account regime, as well as the degree of persistence across different regimes, can be explained by cross-sectional and temporal variations in policies, institutions, and macroeconomic fundamentals. </w:t>
      </w:r>
    </w:p>
    <w:p w14:paraId="04244CE3" w14:textId="34DA0460" w:rsidR="00655C94" w:rsidRPr="00935EAC" w:rsidRDefault="00655C94" w:rsidP="00E027C4">
      <w:pPr>
        <w:spacing w:before="100" w:beforeAutospacing="1" w:after="100" w:afterAutospacing="1"/>
        <w:jc w:val="both"/>
        <w:rPr>
          <w:rFonts w:eastAsia="Times New Roman" w:cs="Times New Roman"/>
          <w:sz w:val="22"/>
        </w:rPr>
      </w:pPr>
    </w:p>
    <w:p w14:paraId="05917A06" w14:textId="77777777" w:rsidR="00C93255" w:rsidRPr="00935EAC" w:rsidRDefault="00C93255" w:rsidP="00E027C4">
      <w:pPr>
        <w:spacing w:before="100" w:beforeAutospacing="1" w:after="100" w:afterAutospacing="1"/>
        <w:jc w:val="both"/>
        <w:rPr>
          <w:rFonts w:eastAsia="Times New Roman" w:cs="Times New Roman"/>
          <w:sz w:val="22"/>
        </w:rPr>
      </w:pPr>
    </w:p>
    <w:p w14:paraId="2829162B" w14:textId="0D3808BD" w:rsidR="00514562" w:rsidRPr="007347B7" w:rsidRDefault="00DD5DFD" w:rsidP="00E027C4">
      <w:pPr>
        <w:spacing w:before="100" w:beforeAutospacing="1" w:after="100" w:afterAutospacing="1"/>
        <w:jc w:val="both"/>
        <w:rPr>
          <w:bCs/>
        </w:rPr>
      </w:pPr>
      <w:r w:rsidRPr="00E027C4">
        <w:rPr>
          <w:rFonts w:eastAsia="Times New Roman"/>
          <w:b/>
          <w:bCs/>
        </w:rPr>
        <w:lastRenderedPageBreak/>
        <w:t xml:space="preserve">2. </w:t>
      </w:r>
      <w:bookmarkStart w:id="3" w:name="Literature_review"/>
      <w:bookmarkStart w:id="4" w:name="_bookmark1"/>
      <w:bookmarkEnd w:id="3"/>
      <w:bookmarkEnd w:id="4"/>
      <w:r w:rsidR="00B75B8F" w:rsidRPr="00E027C4">
        <w:rPr>
          <w:b/>
          <w:bCs/>
        </w:rPr>
        <w:t>Current account persistency: facts and theory</w:t>
      </w:r>
    </w:p>
    <w:p w14:paraId="405C689D" w14:textId="4B6F032B" w:rsidR="000E221A" w:rsidRPr="007347B7" w:rsidRDefault="00DD5DFD" w:rsidP="00E027C4">
      <w:pPr>
        <w:spacing w:before="100" w:beforeAutospacing="1" w:after="100" w:afterAutospacing="1"/>
        <w:jc w:val="both"/>
        <w:rPr>
          <w:rFonts w:eastAsia="Times New Roman"/>
          <w:bCs/>
        </w:rPr>
      </w:pPr>
      <w:r w:rsidRPr="00E027C4">
        <w:rPr>
          <w:rFonts w:eastAsia="Times New Roman"/>
          <w:b/>
          <w:bCs/>
        </w:rPr>
        <w:t xml:space="preserve">2.1. </w:t>
      </w:r>
      <w:r w:rsidR="003F28AE" w:rsidRPr="00E027C4">
        <w:rPr>
          <w:rFonts w:eastAsia="Times New Roman"/>
          <w:b/>
          <w:bCs/>
        </w:rPr>
        <w:t xml:space="preserve">Facts: </w:t>
      </w:r>
      <w:r w:rsidR="004C3D0C" w:rsidRPr="00E027C4">
        <w:rPr>
          <w:rFonts w:eastAsia="Times New Roman"/>
          <w:b/>
          <w:bCs/>
        </w:rPr>
        <w:t>Current Account Divergence and Persistency</w:t>
      </w:r>
    </w:p>
    <w:p w14:paraId="66857B64" w14:textId="35263D87" w:rsidR="00DD5DFD" w:rsidRPr="00935EAC" w:rsidRDefault="00C97140" w:rsidP="00E027C4">
      <w:pPr>
        <w:widowControl w:val="0"/>
        <w:autoSpaceDE w:val="0"/>
        <w:autoSpaceDN w:val="0"/>
        <w:spacing w:before="100" w:beforeAutospacing="1" w:after="100" w:afterAutospacing="1" w:line="276" w:lineRule="auto"/>
        <w:ind w:right="58"/>
        <w:jc w:val="both"/>
        <w:rPr>
          <w:rFonts w:eastAsia="Times New Roman" w:cs="Times New Roman"/>
          <w:szCs w:val="24"/>
        </w:rPr>
      </w:pPr>
      <w:bookmarkStart w:id="5" w:name="_Ref207641493"/>
      <w:r w:rsidRPr="00935EAC">
        <w:rPr>
          <w:rFonts w:eastAsia="Times New Roman" w:cs="Times New Roman"/>
          <w:szCs w:val="24"/>
        </w:rPr>
        <w:t>As financial</w:t>
      </w:r>
      <w:r w:rsidR="003F28AE" w:rsidRPr="00935EAC">
        <w:rPr>
          <w:rFonts w:eastAsia="Times New Roman" w:cs="Times New Roman"/>
          <w:szCs w:val="24"/>
        </w:rPr>
        <w:t xml:space="preserve"> markets </w:t>
      </w:r>
      <w:r w:rsidRPr="00935EAC">
        <w:rPr>
          <w:rFonts w:eastAsia="Times New Roman" w:cs="Times New Roman"/>
          <w:szCs w:val="24"/>
        </w:rPr>
        <w:t>have become</w:t>
      </w:r>
      <w:r w:rsidR="003F28AE" w:rsidRPr="00935EAC">
        <w:rPr>
          <w:rFonts w:eastAsia="Times New Roman" w:cs="Times New Roman"/>
          <w:szCs w:val="24"/>
        </w:rPr>
        <w:t xml:space="preserve"> increasingly intertwined, current account balances </w:t>
      </w:r>
      <w:r w:rsidRPr="00935EAC">
        <w:rPr>
          <w:rFonts w:eastAsia="Times New Roman" w:cs="Times New Roman"/>
          <w:szCs w:val="24"/>
        </w:rPr>
        <w:t xml:space="preserve">have </w:t>
      </w:r>
      <w:r w:rsidR="003F28AE" w:rsidRPr="00935EAC">
        <w:rPr>
          <w:rFonts w:eastAsia="Times New Roman" w:cs="Times New Roman"/>
          <w:szCs w:val="24"/>
        </w:rPr>
        <w:t>become more divergent across countries</w:t>
      </w:r>
      <w:r w:rsidRPr="00935EAC">
        <w:rPr>
          <w:rFonts w:eastAsia="Times New Roman" w:cs="Times New Roman"/>
          <w:szCs w:val="24"/>
        </w:rPr>
        <w:t>. Globalization</w:t>
      </w:r>
      <w:r w:rsidR="003F28AE" w:rsidRPr="00935EAC">
        <w:rPr>
          <w:rFonts w:eastAsia="Times New Roman" w:cs="Times New Roman"/>
          <w:szCs w:val="24"/>
        </w:rPr>
        <w:t xml:space="preserve"> </w:t>
      </w:r>
      <w:r w:rsidRPr="00935EAC">
        <w:rPr>
          <w:rFonts w:eastAsia="Times New Roman" w:cs="Times New Roman"/>
          <w:szCs w:val="24"/>
        </w:rPr>
        <w:t xml:space="preserve">provides </w:t>
      </w:r>
      <w:r w:rsidR="003F28AE" w:rsidRPr="00935EAC">
        <w:rPr>
          <w:rFonts w:eastAsia="Times New Roman" w:cs="Times New Roman"/>
          <w:szCs w:val="24"/>
        </w:rPr>
        <w:t>easier access to</w:t>
      </w:r>
      <w:r w:rsidR="00627C4B" w:rsidRPr="00935EAC">
        <w:rPr>
          <w:rFonts w:eastAsia="Times New Roman" w:cs="Times New Roman"/>
          <w:szCs w:val="24"/>
        </w:rPr>
        <w:t xml:space="preserve"> </w:t>
      </w:r>
      <w:r w:rsidR="003F28AE" w:rsidRPr="00935EAC">
        <w:rPr>
          <w:rFonts w:eastAsia="Times New Roman" w:cs="Times New Roman"/>
          <w:szCs w:val="24"/>
        </w:rPr>
        <w:t>international financial markets</w:t>
      </w:r>
      <w:r w:rsidRPr="00935EAC">
        <w:rPr>
          <w:rFonts w:eastAsia="Times New Roman" w:cs="Times New Roman"/>
          <w:szCs w:val="24"/>
        </w:rPr>
        <w:t>,</w:t>
      </w:r>
      <w:r w:rsidR="003F28AE" w:rsidRPr="00935EAC">
        <w:rPr>
          <w:rFonts w:eastAsia="Times New Roman" w:cs="Times New Roman"/>
          <w:szCs w:val="24"/>
        </w:rPr>
        <w:t xml:space="preserve"> help</w:t>
      </w:r>
      <w:r w:rsidRPr="00935EAC">
        <w:rPr>
          <w:rFonts w:eastAsia="Times New Roman" w:cs="Times New Roman"/>
          <w:szCs w:val="24"/>
        </w:rPr>
        <w:t>ing</w:t>
      </w:r>
      <w:r w:rsidR="003F28AE" w:rsidRPr="00935EAC">
        <w:rPr>
          <w:rFonts w:eastAsia="Times New Roman" w:cs="Times New Roman"/>
          <w:szCs w:val="24"/>
        </w:rPr>
        <w:t xml:space="preserve"> countries delink domestic saving and investment (Feldstein</w:t>
      </w:r>
      <w:r w:rsidR="00627C4B" w:rsidRPr="00935EAC">
        <w:rPr>
          <w:rFonts w:eastAsia="Times New Roman" w:cs="Times New Roman"/>
          <w:szCs w:val="24"/>
        </w:rPr>
        <w:t xml:space="preserve"> </w:t>
      </w:r>
      <w:r w:rsidR="003F28AE" w:rsidRPr="00935EAC">
        <w:rPr>
          <w:rFonts w:eastAsia="Times New Roman" w:cs="Times New Roman"/>
          <w:szCs w:val="24"/>
        </w:rPr>
        <w:t>and Horioka 1980; Faruqee and Lee 2009)</w:t>
      </w:r>
      <w:r w:rsidR="008575E0" w:rsidRPr="00935EAC">
        <w:rPr>
          <w:rFonts w:eastAsia="Times New Roman" w:cs="Times New Roman"/>
          <w:szCs w:val="24"/>
        </w:rPr>
        <w:t>.</w:t>
      </w:r>
      <w:r w:rsidR="00757242" w:rsidRPr="00935EAC">
        <w:rPr>
          <w:rFonts w:eastAsia="Times New Roman" w:cs="Times New Roman"/>
          <w:szCs w:val="24"/>
        </w:rPr>
        <w:t xml:space="preserve"> </w:t>
      </w:r>
      <w:r w:rsidR="009F5067" w:rsidRPr="00935EAC">
        <w:rPr>
          <w:rFonts w:eastAsia="Times New Roman" w:cs="Times New Roman"/>
          <w:szCs w:val="24"/>
        </w:rPr>
        <w:t xml:space="preserve">Figure 1 </w:t>
      </w:r>
      <w:r w:rsidR="003F28AE" w:rsidRPr="00935EAC">
        <w:rPr>
          <w:rFonts w:eastAsia="Times New Roman" w:cs="Times New Roman"/>
          <w:szCs w:val="24"/>
        </w:rPr>
        <w:t xml:space="preserve">illustrates the </w:t>
      </w:r>
      <w:r w:rsidR="00AD7F5C" w:rsidRPr="00935EAC">
        <w:rPr>
          <w:rFonts w:eastAsia="Times New Roman" w:cs="Times New Roman"/>
          <w:szCs w:val="24"/>
        </w:rPr>
        <w:t xml:space="preserve">cross-sectional </w:t>
      </w:r>
      <w:r w:rsidR="003F28AE" w:rsidRPr="00935EAC">
        <w:rPr>
          <w:rFonts w:eastAsia="Times New Roman" w:cs="Times New Roman"/>
          <w:szCs w:val="24"/>
        </w:rPr>
        <w:t xml:space="preserve">mean of </w:t>
      </w:r>
      <w:r w:rsidR="00AD7F5C" w:rsidRPr="00935EAC">
        <w:rPr>
          <w:rFonts w:eastAsia="Times New Roman" w:cs="Times New Roman"/>
          <w:szCs w:val="24"/>
        </w:rPr>
        <w:t xml:space="preserve">the </w:t>
      </w:r>
      <w:r w:rsidR="003F28AE" w:rsidRPr="00935EAC">
        <w:rPr>
          <w:rFonts w:eastAsia="Times New Roman" w:cs="Times New Roman"/>
          <w:szCs w:val="24"/>
        </w:rPr>
        <w:t>current account</w:t>
      </w:r>
      <w:r w:rsidR="00627C4B" w:rsidRPr="00935EAC">
        <w:rPr>
          <w:rFonts w:eastAsia="Times New Roman" w:cs="Times New Roman"/>
          <w:szCs w:val="24"/>
        </w:rPr>
        <w:t xml:space="preserve"> </w:t>
      </w:r>
      <w:r w:rsidR="003F28AE" w:rsidRPr="00935EAC">
        <w:rPr>
          <w:rFonts w:eastAsia="Times New Roman" w:cs="Times New Roman"/>
          <w:szCs w:val="24"/>
        </w:rPr>
        <w:t>balances (as a share of GDP) in absolute values and the annual cross-country standard</w:t>
      </w:r>
      <w:r w:rsidR="00627C4B" w:rsidRPr="00935EAC">
        <w:rPr>
          <w:rFonts w:eastAsia="Times New Roman" w:cs="Times New Roman"/>
          <w:szCs w:val="24"/>
        </w:rPr>
        <w:t xml:space="preserve"> </w:t>
      </w:r>
      <w:r w:rsidR="003F28AE" w:rsidRPr="00935EAC">
        <w:rPr>
          <w:rFonts w:eastAsia="Times New Roman" w:cs="Times New Roman"/>
          <w:szCs w:val="24"/>
        </w:rPr>
        <w:t>deviation of the current account balances</w:t>
      </w:r>
      <w:r w:rsidR="00B577F6" w:rsidRPr="00935EAC">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σ</m:t>
            </m:r>
          </m:e>
          <m:sub>
            <m:r>
              <w:rPr>
                <w:rFonts w:ascii="Cambria Math" w:eastAsia="Times New Roman" w:hAnsi="Cambria Math" w:cs="Times New Roman"/>
                <w:szCs w:val="24"/>
              </w:rPr>
              <m:t>CA/</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t</m:t>
                </m:r>
              </m:sub>
            </m:sSub>
          </m:sub>
        </m:sSub>
      </m:oMath>
      <w:r w:rsidR="003F28AE" w:rsidRPr="00935EAC">
        <w:rPr>
          <w:rFonts w:eastAsia="Times New Roman" w:cs="Times New Roman"/>
          <w:szCs w:val="24"/>
        </w:rPr>
        <w:t xml:space="preserve"> for our sample of 7</w:t>
      </w:r>
      <w:r w:rsidR="008A126C" w:rsidRPr="00935EAC">
        <w:rPr>
          <w:rFonts w:eastAsia="Times New Roman" w:cs="Times New Roman"/>
          <w:szCs w:val="24"/>
        </w:rPr>
        <w:t>7</w:t>
      </w:r>
      <w:r w:rsidR="003F28AE" w:rsidRPr="00935EAC">
        <w:rPr>
          <w:rFonts w:eastAsia="Times New Roman" w:cs="Times New Roman"/>
          <w:szCs w:val="24"/>
        </w:rPr>
        <w:t xml:space="preserve"> countries</w:t>
      </w:r>
      <w:r w:rsidR="00B577F6" w:rsidRPr="00935EAC">
        <w:rPr>
          <w:rStyle w:val="FootnoteReference"/>
          <w:rFonts w:eastAsia="Times New Roman" w:cs="Times New Roman"/>
          <w:szCs w:val="24"/>
        </w:rPr>
        <w:footnoteReference w:id="2"/>
      </w:r>
      <w:r w:rsidR="003F28AE" w:rsidRPr="00935EAC">
        <w:rPr>
          <w:rFonts w:eastAsia="Times New Roman" w:cs="Times New Roman"/>
          <w:szCs w:val="24"/>
        </w:rPr>
        <w:t>.</w:t>
      </w:r>
      <w:r w:rsidR="00B577F6" w:rsidRPr="00935EAC">
        <w:rPr>
          <w:rFonts w:eastAsia="Times New Roman" w:cs="Times New Roman"/>
          <w:szCs w:val="24"/>
        </w:rPr>
        <w:t xml:space="preserve"> </w:t>
      </w:r>
      <w:r w:rsidR="00757242" w:rsidRPr="00935EAC">
        <w:rPr>
          <w:rFonts w:eastAsia="Times New Roman" w:cs="Times New Roman"/>
          <w:szCs w:val="24"/>
        </w:rPr>
        <w:t xml:space="preserve">As </w:t>
      </w:r>
      <w:r w:rsidR="009F5067" w:rsidRPr="00935EAC">
        <w:rPr>
          <w:rFonts w:eastAsia="Times New Roman" w:cs="Times New Roman"/>
          <w:szCs w:val="24"/>
        </w:rPr>
        <w:t xml:space="preserve">Figure 1 </w:t>
      </w:r>
      <w:r w:rsidR="00AD7F5C" w:rsidRPr="00935EAC">
        <w:rPr>
          <w:rFonts w:eastAsia="Times New Roman" w:cs="Times New Roman"/>
          <w:szCs w:val="24"/>
        </w:rPr>
        <w:t>demonstrates</w:t>
      </w:r>
      <w:r w:rsidR="00757242" w:rsidRPr="00935EAC">
        <w:rPr>
          <w:rFonts w:eastAsia="Times New Roman" w:cs="Times New Roman"/>
          <w:szCs w:val="24"/>
        </w:rPr>
        <w:t>, absolute current account balances</w:t>
      </w:r>
      <w:r w:rsidR="00AD7F5C" w:rsidRPr="00935EAC">
        <w:rPr>
          <w:rFonts w:eastAsia="Times New Roman" w:cs="Times New Roman"/>
          <w:szCs w:val="24"/>
        </w:rPr>
        <w:t xml:space="preserve"> grow </w:t>
      </w:r>
      <w:r w:rsidR="00757242" w:rsidRPr="00935EAC">
        <w:rPr>
          <w:rFonts w:eastAsia="Times New Roman" w:cs="Times New Roman"/>
          <w:szCs w:val="24"/>
        </w:rPr>
        <w:t xml:space="preserve">steadily in </w:t>
      </w:r>
      <w:r w:rsidR="00AD7F5C" w:rsidRPr="00935EAC">
        <w:rPr>
          <w:rFonts w:eastAsia="Times New Roman" w:cs="Times New Roman"/>
          <w:szCs w:val="24"/>
        </w:rPr>
        <w:t xml:space="preserve">mean </w:t>
      </w:r>
      <w:r w:rsidR="00757242" w:rsidRPr="00935EAC">
        <w:rPr>
          <w:rFonts w:eastAsia="Times New Roman" w:cs="Times New Roman"/>
          <w:szCs w:val="24"/>
        </w:rPr>
        <w:t>looking at three time periods, pre-1970</w:t>
      </w:r>
      <w:r w:rsidR="00C5713F" w:rsidRPr="00935EAC">
        <w:rPr>
          <w:rFonts w:eastAsia="Times New Roman" w:cs="Times New Roman"/>
          <w:szCs w:val="24"/>
        </w:rPr>
        <w:t xml:space="preserve">, 1975-1994, and 1995-September </w:t>
      </w:r>
      <w:r w:rsidR="00AD7F5C" w:rsidRPr="00935EAC">
        <w:rPr>
          <w:rFonts w:eastAsia="Times New Roman" w:cs="Times New Roman"/>
          <w:szCs w:val="24"/>
        </w:rPr>
        <w:t xml:space="preserve">2008. After the Global Financial Crisis, the absolute current account balances show a slight drop in mean. </w:t>
      </w:r>
      <w:r w:rsidR="00C5713F" w:rsidRPr="00935EAC">
        <w:rPr>
          <w:rFonts w:eastAsia="Times New Roman" w:cs="Times New Roman"/>
          <w:szCs w:val="24"/>
        </w:rPr>
        <w:t xml:space="preserve"> Additionally, the growth in the cross-country </w:t>
      </w:r>
      <w:r w:rsidR="00757242" w:rsidRPr="00935EAC">
        <w:rPr>
          <w:rFonts w:eastAsia="Times New Roman" w:cs="Times New Roman"/>
          <w:szCs w:val="24"/>
        </w:rPr>
        <w:t xml:space="preserve">standard </w:t>
      </w:r>
      <w:r w:rsidR="00A9747B" w:rsidRPr="00935EAC">
        <w:rPr>
          <w:rFonts w:eastAsia="Times New Roman" w:cs="Times New Roman"/>
          <w:szCs w:val="24"/>
        </w:rPr>
        <w:t>deviation of</w:t>
      </w:r>
      <w:r w:rsidR="00C5713F" w:rsidRPr="00935EAC">
        <w:rPr>
          <w:rFonts w:eastAsia="Times New Roman" w:cs="Times New Roman"/>
          <w:szCs w:val="24"/>
        </w:rPr>
        <w:t xml:space="preserve"> current account balances </w:t>
      </w:r>
      <w:r w:rsidR="00A9747B" w:rsidRPr="00935EAC">
        <w:rPr>
          <w:rFonts w:eastAsia="Times New Roman" w:cs="Times New Roman"/>
          <w:szCs w:val="24"/>
        </w:rPr>
        <w:t>highlights</w:t>
      </w:r>
      <w:r w:rsidR="00C5713F" w:rsidRPr="00935EAC">
        <w:rPr>
          <w:rFonts w:eastAsia="Times New Roman" w:cs="Times New Roman"/>
          <w:szCs w:val="24"/>
        </w:rPr>
        <w:t xml:space="preserve"> increasing global current account </w:t>
      </w:r>
      <w:r w:rsidR="00A9747B" w:rsidRPr="00935EAC">
        <w:rPr>
          <w:rFonts w:eastAsia="Times New Roman" w:cs="Times New Roman"/>
          <w:szCs w:val="24"/>
        </w:rPr>
        <w:t>im</w:t>
      </w:r>
      <w:r w:rsidR="00C5713F" w:rsidRPr="00935EAC">
        <w:rPr>
          <w:rFonts w:eastAsia="Times New Roman" w:cs="Times New Roman"/>
          <w:szCs w:val="24"/>
        </w:rPr>
        <w:t>balances</w:t>
      </w:r>
      <w:r w:rsidR="00A9747B" w:rsidRPr="00935EAC">
        <w:rPr>
          <w:rFonts w:eastAsia="Times New Roman" w:cs="Times New Roman"/>
          <w:szCs w:val="24"/>
        </w:rPr>
        <w:t>.</w:t>
      </w:r>
      <w:r w:rsidR="00AD7F5C" w:rsidRPr="00935EAC">
        <w:rPr>
          <w:rFonts w:eastAsia="Times New Roman" w:cs="Times New Roman"/>
          <w:szCs w:val="24"/>
        </w:rPr>
        <w:t xml:space="preserve"> </w:t>
      </w:r>
    </w:p>
    <w:bookmarkEnd w:id="5"/>
    <w:p w14:paraId="04F588D8" w14:textId="77777777" w:rsidR="00DD5DFD" w:rsidRPr="00935EAC" w:rsidRDefault="00B577F6" w:rsidP="00E027C4">
      <w:pPr>
        <w:widowControl w:val="0"/>
        <w:autoSpaceDE w:val="0"/>
        <w:autoSpaceDN w:val="0"/>
        <w:spacing w:before="100" w:beforeAutospacing="1" w:after="100" w:afterAutospacing="1" w:line="276" w:lineRule="auto"/>
        <w:ind w:left="158" w:right="58" w:firstLine="360"/>
        <w:jc w:val="both"/>
      </w:pPr>
      <w:r w:rsidRPr="007347B7">
        <w:rPr>
          <w:rFonts w:eastAsia="Times New Roman" w:cs="Times New Roman"/>
          <w:noProof/>
          <w:szCs w:val="24"/>
          <w14:ligatures w14:val="standardContextual"/>
        </w:rPr>
        <w:drawing>
          <wp:inline distT="0" distB="0" distL="0" distR="0" wp14:anchorId="3105A9E3" wp14:editId="677B2C8F">
            <wp:extent cx="5891465" cy="3194050"/>
            <wp:effectExtent l="0" t="0" r="0" b="6350"/>
            <wp:docPr id="2115819485" name="Picture 5"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9485" name="Picture 5" descr="A graph of stock marke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4193" cy="3233479"/>
                    </a:xfrm>
                    <a:prstGeom prst="rect">
                      <a:avLst/>
                    </a:prstGeom>
                  </pic:spPr>
                </pic:pic>
              </a:graphicData>
            </a:graphic>
          </wp:inline>
        </w:drawing>
      </w:r>
    </w:p>
    <w:p w14:paraId="04E82BD1" w14:textId="6617DB67" w:rsidR="00C97140" w:rsidRPr="00935EAC" w:rsidRDefault="00DD5DFD" w:rsidP="00E027C4">
      <w:pPr>
        <w:jc w:val="both"/>
      </w:pPr>
      <w:r w:rsidRPr="00E027C4">
        <w:rPr>
          <w:b/>
          <w:bCs/>
        </w:rPr>
        <w:t xml:space="preserve">Figure </w:t>
      </w:r>
      <w:r w:rsidR="00C93255" w:rsidRPr="00E027C4">
        <w:rPr>
          <w:b/>
          <w:bCs/>
        </w:rPr>
        <w:t>1.</w:t>
      </w:r>
      <w:r w:rsidRPr="00E027C4">
        <w:rPr>
          <w:b/>
          <w:bCs/>
        </w:rPr>
        <w:t xml:space="preserve"> Global Current Account </w:t>
      </w:r>
      <w:r w:rsidR="00C93255" w:rsidRPr="00E027C4">
        <w:rPr>
          <w:b/>
          <w:bCs/>
        </w:rPr>
        <w:t>Imb</w:t>
      </w:r>
      <w:r w:rsidRPr="00E027C4">
        <w:rPr>
          <w:b/>
          <w:bCs/>
        </w:rPr>
        <w:t>alances</w:t>
      </w:r>
      <w:r w:rsidR="009F5067" w:rsidRPr="00E027C4">
        <w:rPr>
          <w:b/>
          <w:bCs/>
          <w:i/>
          <w:iCs/>
        </w:rPr>
        <w:t>.</w:t>
      </w:r>
    </w:p>
    <w:p w14:paraId="68BDCDA4" w14:textId="5F02C826" w:rsidR="008575E0" w:rsidRPr="00935EAC" w:rsidRDefault="00C93255" w:rsidP="0073265E">
      <w:pPr>
        <w:spacing w:before="100" w:beforeAutospacing="1" w:after="100" w:afterAutospacing="1" w:line="276" w:lineRule="auto"/>
        <w:jc w:val="both"/>
      </w:pPr>
      <w:r w:rsidRPr="00935EAC">
        <w:t xml:space="preserve">Figure 2 </w:t>
      </w:r>
      <w:r w:rsidR="008575E0" w:rsidRPr="00935EAC">
        <w:rPr>
          <w:rFonts w:eastAsia="Times New Roman" w:cs="Times New Roman"/>
          <w:szCs w:val="24"/>
        </w:rPr>
        <w:t xml:space="preserve">provides an additional view of the evolution of current account balances over time. </w:t>
      </w:r>
      <w:r w:rsidR="00AF62E7" w:rsidRPr="00935EAC">
        <w:rPr>
          <w:rFonts w:eastAsia="Times New Roman" w:cs="Times New Roman"/>
          <w:szCs w:val="24"/>
        </w:rPr>
        <w:t xml:space="preserve">The median value of current account balances stays relatively stable over time. One interesting observation is that the median current account balances drop prior to global recessions in 1975, 1982, 1991, and 2009. The only </w:t>
      </w:r>
      <w:r w:rsidR="00AF62E7" w:rsidRPr="00935EAC">
        <w:rPr>
          <w:rFonts w:eastAsia="Times New Roman" w:cs="Times New Roman"/>
          <w:szCs w:val="24"/>
        </w:rPr>
        <w:lastRenderedPageBreak/>
        <w:t xml:space="preserve">global recession where the median current account balance </w:t>
      </w:r>
      <w:r w:rsidR="005D4B5B" w:rsidRPr="00935EAC">
        <w:rPr>
          <w:rFonts w:eastAsia="Times New Roman" w:cs="Times New Roman"/>
          <w:szCs w:val="24"/>
        </w:rPr>
        <w:t>does</w:t>
      </w:r>
      <w:r w:rsidR="00AF62E7" w:rsidRPr="00935EAC">
        <w:rPr>
          <w:rFonts w:eastAsia="Times New Roman" w:cs="Times New Roman"/>
          <w:szCs w:val="24"/>
        </w:rPr>
        <w:t xml:space="preserve"> not drop beforehand is the COVID 2020 recession. In the case of the 2020 global recession, the median current account balance was growing in the </w:t>
      </w:r>
      <w:r w:rsidR="005D4B5B" w:rsidRPr="00935EAC">
        <w:rPr>
          <w:rFonts w:eastAsia="Times New Roman" w:cs="Times New Roman"/>
          <w:szCs w:val="24"/>
        </w:rPr>
        <w:t>time</w:t>
      </w:r>
      <w:r w:rsidR="00AF62E7" w:rsidRPr="00935EAC">
        <w:rPr>
          <w:rFonts w:eastAsia="Times New Roman" w:cs="Times New Roman"/>
          <w:szCs w:val="24"/>
        </w:rPr>
        <w:t xml:space="preserve"> just prior and drop</w:t>
      </w:r>
      <w:r w:rsidR="005D4B5B" w:rsidRPr="00935EAC">
        <w:rPr>
          <w:rFonts w:eastAsia="Times New Roman" w:cs="Times New Roman"/>
          <w:szCs w:val="24"/>
        </w:rPr>
        <w:t xml:space="preserve">s post-recession. </w:t>
      </w:r>
      <w:r w:rsidRPr="00935EAC">
        <w:rPr>
          <w:rFonts w:eastAsia="Times New Roman" w:cs="Times New Roman"/>
          <w:szCs w:val="24"/>
        </w:rPr>
        <w:t xml:space="preserve">Figure 2 </w:t>
      </w:r>
      <w:r w:rsidR="005D4B5B" w:rsidRPr="00935EAC">
        <w:rPr>
          <w:rFonts w:eastAsia="Times New Roman" w:cs="Times New Roman"/>
          <w:szCs w:val="24"/>
        </w:rPr>
        <w:t xml:space="preserve">also highlights growing global imbalances, with the </w:t>
      </w:r>
      <w:r w:rsidR="00D74805" w:rsidRPr="00935EAC">
        <w:rPr>
          <w:rFonts w:eastAsia="Times New Roman" w:cs="Times New Roman"/>
          <w:szCs w:val="24"/>
        </w:rPr>
        <w:t>consistent w</w:t>
      </w:r>
      <w:r w:rsidR="000A51DB" w:rsidRPr="00935EAC">
        <w:rPr>
          <w:rFonts w:eastAsia="Times New Roman" w:cs="Times New Roman"/>
          <w:szCs w:val="24"/>
        </w:rPr>
        <w:t>ide</w:t>
      </w:r>
      <w:r w:rsidR="00D74805" w:rsidRPr="00935EAC">
        <w:rPr>
          <w:rFonts w:eastAsia="Times New Roman" w:cs="Times New Roman"/>
          <w:szCs w:val="24"/>
        </w:rPr>
        <w:t>ning of the distribution from 1960 to 2008. The band narrows slightly after the global financial crisis but remains wider than pre-2000s levels.</w:t>
      </w:r>
    </w:p>
    <w:p w14:paraId="3BBFF49E" w14:textId="18D2C434" w:rsidR="00A9747B" w:rsidRPr="00935EAC" w:rsidRDefault="00C97140" w:rsidP="0073265E">
      <w:pPr>
        <w:jc w:val="both"/>
      </w:pPr>
      <w:r w:rsidRPr="0073265E">
        <w:rPr>
          <w:rFonts w:eastAsia="Times New Roman"/>
          <w:noProof/>
        </w:rPr>
        <w:drawing>
          <wp:inline distT="0" distB="0" distL="0" distR="0" wp14:anchorId="2B908B93" wp14:editId="765620FB">
            <wp:extent cx="5797550" cy="3665993"/>
            <wp:effectExtent l="0" t="0" r="0" b="0"/>
            <wp:docPr id="904803658" name="Picture 4" descr="A graph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3658" name="Picture 4" descr="A graph of red and blue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825253" cy="3683511"/>
                    </a:xfrm>
                    <a:prstGeom prst="rect">
                      <a:avLst/>
                    </a:prstGeom>
                  </pic:spPr>
                </pic:pic>
              </a:graphicData>
            </a:graphic>
          </wp:inline>
        </w:drawing>
      </w:r>
    </w:p>
    <w:p w14:paraId="04D418A6" w14:textId="79819616" w:rsidR="00FD4C07" w:rsidRDefault="00A9747B" w:rsidP="0073265E">
      <w:pPr>
        <w:pStyle w:val="Caption"/>
        <w:spacing w:before="100" w:beforeAutospacing="1" w:after="100" w:afterAutospacing="1"/>
        <w:jc w:val="both"/>
        <w:rPr>
          <w:ins w:id="6" w:author="Eric Clower" w:date="2025-12-08T20:59:00Z" w16du:dateUtc="2025-12-09T02:59:00Z"/>
          <w:b/>
          <w:bCs/>
          <w:i w:val="0"/>
          <w:iCs w:val="0"/>
          <w:sz w:val="24"/>
          <w:szCs w:val="24"/>
        </w:rPr>
      </w:pPr>
      <w:bookmarkStart w:id="7" w:name="_Ref207646130"/>
      <w:r w:rsidRPr="0073265E">
        <w:rPr>
          <w:b/>
          <w:bCs/>
          <w:i w:val="0"/>
          <w:iCs w:val="0"/>
          <w:sz w:val="24"/>
          <w:szCs w:val="24"/>
        </w:rPr>
        <w:t xml:space="preserve">Figure </w:t>
      </w:r>
      <w:bookmarkEnd w:id="7"/>
      <w:r w:rsidR="009F5067" w:rsidRPr="0073265E">
        <w:rPr>
          <w:b/>
          <w:bCs/>
          <w:i w:val="0"/>
          <w:iCs w:val="0"/>
          <w:sz w:val="24"/>
          <w:szCs w:val="24"/>
        </w:rPr>
        <w:t>2.</w:t>
      </w:r>
      <w:r w:rsidRPr="0073265E">
        <w:rPr>
          <w:b/>
          <w:bCs/>
          <w:i w:val="0"/>
          <w:iCs w:val="0"/>
          <w:sz w:val="24"/>
          <w:szCs w:val="24"/>
        </w:rPr>
        <w:t xml:space="preserve"> Current Account Balances </w:t>
      </w:r>
      <w:r w:rsidR="009F5067" w:rsidRPr="00935EAC">
        <w:rPr>
          <w:b/>
          <w:bCs/>
          <w:i w:val="0"/>
          <w:iCs w:val="0"/>
          <w:sz w:val="24"/>
          <w:szCs w:val="24"/>
        </w:rPr>
        <w:t xml:space="preserve">Fan </w:t>
      </w:r>
      <w:del w:id="8" w:author="Eric Clower" w:date="2025-12-08T20:50:00Z" w16du:dateUtc="2025-12-09T02:50:00Z">
        <w:r w:rsidR="009F5067" w:rsidRPr="00935EAC" w:rsidDel="002A1172">
          <w:rPr>
            <w:b/>
            <w:bCs/>
            <w:i w:val="0"/>
            <w:iCs w:val="0"/>
            <w:sz w:val="24"/>
            <w:szCs w:val="24"/>
          </w:rPr>
          <w:delText>chart</w:delText>
        </w:r>
      </w:del>
      <w:ins w:id="9" w:author="Eric Clower" w:date="2025-12-08T20:50:00Z" w16du:dateUtc="2025-12-09T02:50:00Z">
        <w:r w:rsidR="002A1172">
          <w:rPr>
            <w:b/>
            <w:bCs/>
            <w:i w:val="0"/>
            <w:iCs w:val="0"/>
            <w:sz w:val="24"/>
            <w:szCs w:val="24"/>
          </w:rPr>
          <w:t>C</w:t>
        </w:r>
        <w:r w:rsidR="002A1172" w:rsidRPr="00935EAC">
          <w:rPr>
            <w:b/>
            <w:bCs/>
            <w:i w:val="0"/>
            <w:iCs w:val="0"/>
            <w:sz w:val="24"/>
            <w:szCs w:val="24"/>
          </w:rPr>
          <w:t>hart</w:t>
        </w:r>
      </w:ins>
      <w:r w:rsidR="009F5067" w:rsidRPr="0073265E">
        <w:rPr>
          <w:b/>
          <w:bCs/>
          <w:i w:val="0"/>
          <w:iCs w:val="0"/>
          <w:sz w:val="24"/>
          <w:szCs w:val="24"/>
        </w:rPr>
        <w:t>.</w:t>
      </w:r>
    </w:p>
    <w:p w14:paraId="703C8F2F" w14:textId="028D8085" w:rsidR="003365C7" w:rsidRPr="003365C7" w:rsidRDefault="003365C7">
      <w:pPr>
        <w:rPr>
          <w:ins w:id="10" w:author="Eric Clower" w:date="2025-12-08T20:50:00Z" w16du:dateUtc="2025-12-09T02:50:00Z"/>
          <w:i/>
          <w:iCs/>
          <w:rPrChange w:id="11" w:author="Eric Clower" w:date="2025-12-08T20:59:00Z" w16du:dateUtc="2025-12-09T02:59:00Z">
            <w:rPr>
              <w:ins w:id="12" w:author="Eric Clower" w:date="2025-12-08T20:50:00Z" w16du:dateUtc="2025-12-09T02:50:00Z"/>
              <w:b/>
              <w:bCs/>
              <w:i w:val="0"/>
              <w:iCs w:val="0"/>
              <w:sz w:val="24"/>
              <w:szCs w:val="24"/>
            </w:rPr>
          </w:rPrChange>
        </w:rPr>
        <w:pPrChange w:id="13" w:author="Eric Clower" w:date="2025-12-08T20:59:00Z" w16du:dateUtc="2025-12-09T02:59:00Z">
          <w:pPr>
            <w:pStyle w:val="Caption"/>
            <w:spacing w:before="100" w:beforeAutospacing="1" w:after="100" w:afterAutospacing="1"/>
            <w:jc w:val="both"/>
          </w:pPr>
        </w:pPrChange>
      </w:pPr>
      <w:ins w:id="14" w:author="Eric Clower" w:date="2025-12-08T20:59:00Z" w16du:dateUtc="2025-12-09T02:59:00Z">
        <w:r>
          <w:t>Looking across country groups</w:t>
        </w:r>
      </w:ins>
      <w:ins w:id="15" w:author="Eric Clower" w:date="2025-12-08T21:05:00Z" w16du:dateUtc="2025-12-09T03:05:00Z">
        <w:r w:rsidR="00911593">
          <w:t xml:space="preserve"> in Figure 3</w:t>
        </w:r>
      </w:ins>
      <w:ins w:id="16" w:author="Eric Clower" w:date="2025-12-08T20:59:00Z" w16du:dateUtc="2025-12-09T02:59:00Z">
        <w:r>
          <w:t xml:space="preserve"> rei</w:t>
        </w:r>
      </w:ins>
      <w:ins w:id="17" w:author="Eric Clower" w:date="2025-12-08T21:00:00Z" w16du:dateUtc="2025-12-09T03:00:00Z">
        <w:r>
          <w:t xml:space="preserve">terates many of the patterns found in the full sample, while also highlighting some important cross-group differences. </w:t>
        </w:r>
      </w:ins>
      <w:ins w:id="18" w:author="Eric Clower" w:date="2025-12-08T21:01:00Z">
        <w:r w:rsidRPr="003365C7">
          <w:t xml:space="preserve">Across all groups, the figures show that both the </w:t>
        </w:r>
        <w:r w:rsidRPr="003365C7">
          <w:rPr>
            <w:i/>
            <w:iCs/>
          </w:rPr>
          <w:t>typical size</w:t>
        </w:r>
        <w:r w:rsidRPr="003365C7">
          <w:t xml:space="preserve"> of current account imbalances (absolute mean, solid line) and their </w:t>
        </w:r>
        <w:r w:rsidRPr="003365C7">
          <w:rPr>
            <w:i/>
            <w:iCs/>
          </w:rPr>
          <w:t>dispersion</w:t>
        </w:r>
        <w:r w:rsidRPr="003365C7">
          <w:t xml:space="preserve"> within each group (standard deviation, dashed line) are time-varying, with clear common global. </w:t>
        </w:r>
      </w:ins>
      <w:ins w:id="19" w:author="Eric Clower" w:date="2025-12-08T21:02:00Z" w16du:dateUtc="2025-12-09T03:02:00Z">
        <w:r>
          <w:t>However, we should highlight some distinct patterns across the groups. First, i</w:t>
        </w:r>
      </w:ins>
      <w:ins w:id="20" w:author="Eric Clower" w:date="2025-12-08T21:01:00Z">
        <w:r w:rsidRPr="003365C7">
          <w:t>ndustrialized economies exhibit a pronounced run-up in imbalance magnitudes from the late 1990s through the mid-2000s, followed by partial retrenchment</w:t>
        </w:r>
      </w:ins>
      <w:ins w:id="21" w:author="Eric Clower" w:date="2025-12-08T21:02:00Z" w16du:dateUtc="2025-12-09T03:02:00Z">
        <w:r>
          <w:t>. Conversely,</w:t>
        </w:r>
      </w:ins>
      <w:ins w:id="22" w:author="Eric Clower" w:date="2025-12-08T21:01:00Z">
        <w:r w:rsidRPr="003365C7">
          <w:t xml:space="preserve"> emerging and less-developed groups display larger short-run volatility earlier in the sample (notably in the 1970s–1980s) and a renewed widening around the 2000s before easing. </w:t>
        </w:r>
      </w:ins>
      <w:ins w:id="23" w:author="Eric Clower" w:date="2025-12-08T21:03:00Z">
        <w:r w:rsidRPr="003365C7">
          <w:t>East Asia &amp; Pacific shows persistently moderate imbalances with episodic spikes, while Latin America features sharper cyclical surges</w:t>
        </w:r>
      </w:ins>
      <w:ins w:id="24" w:author="Eric Clower" w:date="2025-12-08T21:05:00Z" w16du:dateUtc="2025-12-09T03:05:00Z">
        <w:r w:rsidR="00911593">
          <w:t xml:space="preserve">, </w:t>
        </w:r>
      </w:ins>
      <w:ins w:id="25" w:author="Eric Clower" w:date="2025-12-08T21:03:00Z">
        <w:r w:rsidRPr="003365C7">
          <w:t>especially around the mid-2000s</w:t>
        </w:r>
      </w:ins>
      <w:ins w:id="26" w:author="Eric Clower" w:date="2025-12-08T21:05:00Z" w16du:dateUtc="2025-12-09T03:05:00Z">
        <w:r w:rsidR="00911593">
          <w:t xml:space="preserve">, </w:t>
        </w:r>
      </w:ins>
      <w:ins w:id="27" w:author="Eric Clower" w:date="2025-12-08T21:03:00Z">
        <w:r w:rsidRPr="003365C7">
          <w:t>along with elevated cross-country dispersion in recent years. The Euro Zone stands out for a marked increase in both the level and dispersion of imbalances in the 2000s (around and after euro formation), consistent with greater intra-area divergence, and</w:t>
        </w:r>
      </w:ins>
      <w:ins w:id="28" w:author="Eric Clower" w:date="2025-12-08T21:04:00Z" w16du:dateUtc="2025-12-09T03:04:00Z">
        <w:r w:rsidR="00911593">
          <w:t>, l</w:t>
        </w:r>
      </w:ins>
      <w:ins w:id="29" w:author="Eric Clower" w:date="2025-12-08T21:03:00Z">
        <w:r w:rsidRPr="003365C7">
          <w:t>ike other advanced groups</w:t>
        </w:r>
      </w:ins>
      <w:ins w:id="30" w:author="Eric Clower" w:date="2025-12-08T21:04:00Z" w16du:dateUtc="2025-12-09T03:04:00Z">
        <w:r w:rsidR="00911593">
          <w:t xml:space="preserve">, </w:t>
        </w:r>
      </w:ins>
      <w:ins w:id="31" w:author="Eric Clower" w:date="2025-12-08T21:03:00Z">
        <w:r w:rsidRPr="003365C7">
          <w:t>shows heightened dispersion again at the end of the sample (reflecting more heterogeneous country experiences during recent global shocks).</w:t>
        </w:r>
      </w:ins>
    </w:p>
    <w:p w14:paraId="0711B4A9" w14:textId="428492CB" w:rsidR="002A1172" w:rsidRPr="002A1172" w:rsidRDefault="002A1172" w:rsidP="002A1172">
      <w:pPr>
        <w:rPr>
          <w:ins w:id="32" w:author="Eric Clower" w:date="2025-12-08T20:50:00Z"/>
        </w:rPr>
      </w:pPr>
      <w:ins w:id="33" w:author="Eric Clower" w:date="2025-12-08T20:50:00Z">
        <w:r w:rsidRPr="002A1172">
          <w:rPr>
            <w:noProof/>
          </w:rPr>
          <w:lastRenderedPageBreak/>
          <w:drawing>
            <wp:inline distT="0" distB="0" distL="0" distR="0" wp14:anchorId="37244FAF" wp14:editId="2FBF1CDE">
              <wp:extent cx="6400800" cy="4085590"/>
              <wp:effectExtent l="0" t="0" r="0" b="0"/>
              <wp:docPr id="472096912" name="Picture 4"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6912" name="Picture 4" descr="A group of graphs showing different types of data&#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4085590"/>
                      </a:xfrm>
                      <a:prstGeom prst="rect">
                        <a:avLst/>
                      </a:prstGeom>
                      <a:noFill/>
                      <a:ln>
                        <a:noFill/>
                      </a:ln>
                    </pic:spPr>
                  </pic:pic>
                </a:graphicData>
              </a:graphic>
            </wp:inline>
          </w:drawing>
        </w:r>
      </w:ins>
    </w:p>
    <w:p w14:paraId="24B440E9" w14:textId="5B21A39A" w:rsidR="002A1172" w:rsidRDefault="002A1172" w:rsidP="002A1172">
      <w:pPr>
        <w:pStyle w:val="Caption"/>
        <w:spacing w:before="100" w:beforeAutospacing="1" w:after="100" w:afterAutospacing="1"/>
        <w:jc w:val="both"/>
        <w:rPr>
          <w:ins w:id="34" w:author="Eric Clower" w:date="2025-12-08T20:51:00Z" w16du:dateUtc="2025-12-09T02:51:00Z"/>
          <w:b/>
          <w:bCs/>
          <w:i w:val="0"/>
          <w:iCs w:val="0"/>
          <w:sz w:val="24"/>
          <w:szCs w:val="24"/>
        </w:rPr>
      </w:pPr>
      <w:ins w:id="35" w:author="Eric Clower" w:date="2025-12-08T20:51:00Z" w16du:dateUtc="2025-12-09T02:51:00Z">
        <w:r w:rsidRPr="0073265E">
          <w:rPr>
            <w:b/>
            <w:bCs/>
            <w:i w:val="0"/>
            <w:iCs w:val="0"/>
            <w:sz w:val="24"/>
            <w:szCs w:val="24"/>
          </w:rPr>
          <w:t xml:space="preserve">Figure </w:t>
        </w:r>
        <w:r>
          <w:rPr>
            <w:b/>
            <w:bCs/>
            <w:i w:val="0"/>
            <w:iCs w:val="0"/>
            <w:sz w:val="24"/>
            <w:szCs w:val="24"/>
          </w:rPr>
          <w:t>3</w:t>
        </w:r>
        <w:r w:rsidRPr="0073265E">
          <w:rPr>
            <w:b/>
            <w:bCs/>
            <w:i w:val="0"/>
            <w:iCs w:val="0"/>
            <w:sz w:val="24"/>
            <w:szCs w:val="24"/>
          </w:rPr>
          <w:t xml:space="preserve">. Current Account Balances </w:t>
        </w:r>
      </w:ins>
      <w:ins w:id="36" w:author="Eric Clower" w:date="2025-12-09T13:42:00Z" w16du:dateUtc="2025-12-09T19:42:00Z">
        <w:r w:rsidR="00E53F7F">
          <w:rPr>
            <w:b/>
            <w:bCs/>
            <w:i w:val="0"/>
            <w:iCs w:val="0"/>
            <w:sz w:val="24"/>
            <w:szCs w:val="24"/>
          </w:rPr>
          <w:t>by</w:t>
        </w:r>
      </w:ins>
      <w:ins w:id="37" w:author="Eric Clower" w:date="2025-12-08T20:51:00Z" w16du:dateUtc="2025-12-09T02:51:00Z">
        <w:r>
          <w:rPr>
            <w:b/>
            <w:bCs/>
            <w:i w:val="0"/>
            <w:iCs w:val="0"/>
            <w:sz w:val="24"/>
            <w:szCs w:val="24"/>
          </w:rPr>
          <w:t xml:space="preserve"> Country Groups</w:t>
        </w:r>
        <w:r w:rsidRPr="0073265E">
          <w:rPr>
            <w:b/>
            <w:bCs/>
            <w:i w:val="0"/>
            <w:iCs w:val="0"/>
            <w:sz w:val="24"/>
            <w:szCs w:val="24"/>
          </w:rPr>
          <w:t>.</w:t>
        </w:r>
      </w:ins>
    </w:p>
    <w:p w14:paraId="36812ECC" w14:textId="77777777" w:rsidR="002A1172" w:rsidRPr="002A1172" w:rsidRDefault="002A1172">
      <w:pPr>
        <w:rPr>
          <w:i/>
          <w:iCs/>
          <w:rPrChange w:id="38" w:author="Eric Clower" w:date="2025-12-08T20:50:00Z" w16du:dateUtc="2025-12-09T02:50:00Z">
            <w:rPr>
              <w:b/>
              <w:bCs/>
              <w:i w:val="0"/>
              <w:iCs w:val="0"/>
              <w:sz w:val="24"/>
              <w:szCs w:val="24"/>
            </w:rPr>
          </w:rPrChange>
        </w:rPr>
        <w:pPrChange w:id="39" w:author="Eric Clower" w:date="2025-12-08T20:50:00Z" w16du:dateUtc="2025-12-09T02:50:00Z">
          <w:pPr>
            <w:pStyle w:val="Caption"/>
            <w:spacing w:before="100" w:beforeAutospacing="1" w:after="100" w:afterAutospacing="1"/>
            <w:jc w:val="both"/>
          </w:pPr>
        </w:pPrChange>
      </w:pPr>
    </w:p>
    <w:p w14:paraId="7B3AA58A" w14:textId="7CA1CCF2" w:rsidR="00E40C4B" w:rsidRPr="00935EAC" w:rsidRDefault="00E40C4B" w:rsidP="0073265E">
      <w:pPr>
        <w:spacing w:before="100" w:beforeAutospacing="1" w:after="100" w:afterAutospacing="1"/>
        <w:jc w:val="both"/>
        <w:rPr>
          <w:rFonts w:eastAsia="Times New Roman"/>
          <w:b/>
          <w:bCs/>
        </w:rPr>
      </w:pPr>
      <w:r w:rsidRPr="00935EAC">
        <w:rPr>
          <w:rFonts w:eastAsia="Times New Roman"/>
          <w:b/>
          <w:bCs/>
        </w:rPr>
        <w:t>2.2. Current account sustainability</w:t>
      </w:r>
    </w:p>
    <w:p w14:paraId="53B161AD"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intertemporal approach with an infinitely lived representative agent who smooths consumption provides the standard theoretical foundation for assessing current account sustainability (Trehan and Walsh 1991; Hakkio and Rush 1991). In this framework, the long run budget constraint implies that the current account must be stationary in equilibrium.</w:t>
      </w:r>
    </w:p>
    <w:p w14:paraId="56FD082E"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aggregate resource constraint is</w:t>
      </w:r>
    </w:p>
    <w:p w14:paraId="442FC0D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e>
              <m:e/>
              <m:e>
                <m:r>
                  <m:rPr>
                    <m:nor/>
                  </m:rPr>
                  <w:rPr>
                    <w:rFonts w:eastAsia="Times New Roman" w:cs="Times New Roman"/>
                    <w:spacing w:val="-2"/>
                    <w:szCs w:val="24"/>
                  </w:rPr>
                  <m:t>(1)</m:t>
                </m:r>
              </m:e>
            </m:mr>
          </m:m>
          <m:r>
            <m:rPr>
              <m:sty m:val="p"/>
            </m:rPr>
            <w:rPr>
              <w:rFonts w:eastAsia="Times New Roman" w:cs="Times New Roman"/>
              <w:spacing w:val="-2"/>
              <w:szCs w:val="24"/>
            </w:rPr>
            <w:br/>
          </m:r>
        </m:oMath>
      </m:oMathPara>
    </w:p>
    <w:p w14:paraId="77063380" w14:textId="48EB830D"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where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and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denote consumption, private investment, government spending, net foreign assets, output, and the world real interest rate. Net foreign assets evolve as</w:t>
      </w:r>
    </w:p>
    <w:p w14:paraId="43F29A3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e>
              <m:e/>
              <m:e>
                <m:r>
                  <m:rPr>
                    <m:nor/>
                  </m:rPr>
                  <w:rPr>
                    <w:rFonts w:eastAsia="Times New Roman" w:cs="Times New Roman"/>
                    <w:spacing w:val="-2"/>
                    <w:szCs w:val="24"/>
                  </w:rPr>
                  <m:t>(2)</m:t>
                </m:r>
              </m:e>
            </m:mr>
          </m:m>
          <m:r>
            <m:rPr>
              <m:sty m:val="p"/>
            </m:rPr>
            <w:rPr>
              <w:rFonts w:eastAsia="Times New Roman" w:cs="Times New Roman"/>
              <w:spacing w:val="-2"/>
              <w:szCs w:val="24"/>
            </w:rPr>
            <w:br/>
          </m:r>
        </m:oMath>
      </m:oMathPara>
    </w:p>
    <w:p w14:paraId="4D129B86"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with net exports defined by</w:t>
      </w:r>
    </w:p>
    <w:p w14:paraId="5DE54D5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(3)</m:t>
                </m:r>
              </m:e>
            </m:mr>
          </m:m>
          <m:r>
            <m:rPr>
              <m:sty m:val="p"/>
            </m:rPr>
            <w:rPr>
              <w:rFonts w:eastAsia="Times New Roman" w:cs="Times New Roman"/>
              <w:spacing w:val="-2"/>
              <w:szCs w:val="24"/>
            </w:rPr>
            <w:br/>
          </m:r>
        </m:oMath>
      </m:oMathPara>
    </w:p>
    <w:p w14:paraId="40D46DB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current account is therefore</w:t>
      </w:r>
    </w:p>
    <w:p w14:paraId="3081523B"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C</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A</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(4)</m:t>
                </m:r>
              </m:e>
            </m:mr>
          </m:m>
          <m:r>
            <m:rPr>
              <m:sty m:val="p"/>
            </m:rPr>
            <w:rPr>
              <w:rFonts w:eastAsia="Times New Roman" w:cs="Times New Roman"/>
              <w:spacing w:val="-2"/>
              <w:szCs w:val="24"/>
            </w:rPr>
            <w:br/>
          </m:r>
        </m:oMath>
      </m:oMathPara>
    </w:p>
    <w:p w14:paraId="6C3C71FB"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This expression highlights that the current account reflects both net income from foreign asset positions and net exports of goods, services, and capital.</w:t>
      </w:r>
    </w:p>
    <w:p w14:paraId="65ED8E2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Following Taylor (2002), consider the dynamic behavior of this system in a stochastic steady state. Define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and assume that conditional expectations satisfy</w:t>
      </w:r>
    </w:p>
    <w:p w14:paraId="6572BA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t+i</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)=R,i≥0,</m:t>
                </m:r>
              </m:e>
              <m:e/>
              <m:e>
                <m:r>
                  <m:rPr>
                    <m:nor/>
                  </m:rPr>
                  <w:rPr>
                    <w:rFonts w:eastAsia="Times New Roman" w:cs="Times New Roman"/>
                    <w:spacing w:val="-2"/>
                    <w:szCs w:val="24"/>
                  </w:rPr>
                  <m:t>(5)</m:t>
                </m:r>
              </m:e>
            </m:mr>
          </m:m>
          <m:r>
            <m:rPr>
              <m:sty m:val="p"/>
            </m:rPr>
            <w:rPr>
              <w:rFonts w:eastAsia="Times New Roman" w:cs="Times New Roman"/>
              <w:spacing w:val="-2"/>
              <w:szCs w:val="24"/>
            </w:rPr>
            <w:br/>
          </m:r>
        </m:oMath>
      </m:oMathPara>
    </w:p>
    <w:p w14:paraId="7D6B3A90"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where </w:t>
      </w:r>
      <m:oMath>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oMath>
      <w:r w:rsidRPr="00935EAC">
        <w:rPr>
          <w:rFonts w:eastAsia="Times New Roman" w:cs="Times New Roman"/>
          <w:spacing w:val="-2"/>
          <w:szCs w:val="24"/>
        </w:rPr>
        <w:t>denotes the information set in the previous period. Forward iteration of equation (2) yields</w:t>
      </w:r>
    </w:p>
    <w:p w14:paraId="15B29EE0"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nary>
                  <m:naryPr>
                    <m:chr m:val="∑"/>
                    <m:limLoc m:val="undOvr"/>
                    <m:grow m:val="1"/>
                    <m:ctrlPr>
                      <w:rPr>
                        <w:rFonts w:ascii="Cambria Math" w:eastAsia="Times New Roman" w:hAnsi="Cambria Math" w:cs="Times New Roman"/>
                        <w:spacing w:val="-2"/>
                        <w:szCs w:val="24"/>
                      </w:rPr>
                    </m:ctrlPr>
                  </m:naryPr>
                  <m:sub>
                    <m:r>
                      <w:rPr>
                        <w:rFonts w:ascii="Cambria Math" w:eastAsia="Times New Roman" w:hAnsi="Cambria Math" w:cs="Times New Roman"/>
                        <w:spacing w:val="-2"/>
                        <w:szCs w:val="24"/>
                      </w:rPr>
                      <m:t>j=0</m:t>
                    </m:r>
                  </m:sub>
                  <m:sup>
                    <m:r>
                      <m:rPr>
                        <m:sty m:val="p"/>
                      </m:rPr>
                      <w:rPr>
                        <w:rFonts w:ascii="Cambria Math" w:eastAsia="Times New Roman" w:hAnsi="Cambria Math" w:cs="Times New Roman"/>
                        <w:spacing w:val="-2"/>
                        <w:szCs w:val="24"/>
                      </w:rPr>
                      <m:t>∞</m:t>
                    </m:r>
                  </m:sup>
                  <m:e/>
                </m:nary>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(6)</m:t>
                </m:r>
              </m:e>
            </m:mr>
          </m:m>
          <m:r>
            <m:rPr>
              <m:sty m:val="p"/>
            </m:rPr>
            <w:rPr>
              <w:rFonts w:eastAsia="Times New Roman" w:cs="Times New Roman"/>
              <w:spacing w:val="-2"/>
              <w:szCs w:val="24"/>
            </w:rPr>
            <w:br/>
          </m:r>
        </m:oMath>
      </m:oMathPara>
    </w:p>
    <w:p w14:paraId="0085B4E5"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long run budget constraint requires the transversality condition</w:t>
      </w:r>
    </w:p>
    <w:p w14:paraId="24796D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(7)</m:t>
                </m:r>
              </m:e>
            </m:mr>
          </m:m>
          <m:r>
            <m:rPr>
              <m:sty m:val="p"/>
            </m:rPr>
            <w:rPr>
              <w:rFonts w:eastAsia="Times New Roman" w:cs="Times New Roman"/>
              <w:spacing w:val="-2"/>
              <w:szCs w:val="24"/>
            </w:rPr>
            <w:br/>
          </m:r>
        </m:oMath>
      </m:oMathPara>
    </w:p>
    <w:p w14:paraId="616C116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This condition holds when the real-world interest rate is positive and the current account follows a stationary process.</w:t>
      </w:r>
    </w:p>
    <w:p w14:paraId="09E3E889"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The same logic holds when the model allows for stochastic output growth. Suppose world output grows at rate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with </w:t>
      </w:r>
      <m:oMath>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)&gt;0</m:t>
        </m:r>
      </m:oMath>
      <w:r w:rsidRPr="00935EAC">
        <w:rPr>
          <w:rFonts w:eastAsia="Times New Roman" w:cs="Times New Roman"/>
          <w:spacing w:val="-2"/>
          <w:szCs w:val="24"/>
        </w:rPr>
        <w:t xml:space="preserve">. Define the foreign asset ratio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and the scaled return</w:t>
      </w:r>
    </w:p>
    <w:p w14:paraId="075C783C"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f>
                  <m:fPr>
                    <m:ctrlPr>
                      <w:rPr>
                        <w:rFonts w:ascii="Cambria Math" w:eastAsia="Times New Roman" w:hAnsi="Cambria Math" w:cs="Times New Roman"/>
                        <w:spacing w:val="-2"/>
                        <w:szCs w:val="24"/>
                      </w:rPr>
                    </m:ctrlPr>
                  </m:fPr>
                  <m:num>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num>
                  <m:den>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den>
                </m:f>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(8)</m:t>
                </m:r>
              </m:e>
            </m:mr>
          </m:m>
          <m:r>
            <m:rPr>
              <m:sty m:val="p"/>
            </m:rPr>
            <w:rPr>
              <w:rFonts w:eastAsia="Times New Roman" w:cs="Times New Roman"/>
              <w:spacing w:val="-2"/>
              <w:szCs w:val="24"/>
            </w:rPr>
            <w:br/>
          </m:r>
        </m:oMath>
      </m:oMathPara>
    </w:p>
    <w:p w14:paraId="017D4C9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lastRenderedPageBreak/>
        <w:t>The intertemporal constraint then becomes</w:t>
      </w:r>
    </w:p>
    <w:p w14:paraId="3EEF4E69"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bSup>
                  <m:sSubSupPr>
                    <m:ctrlPr>
                      <w:rPr>
                        <w:rFonts w:ascii="Cambria Math" w:eastAsia="Times New Roman" w:hAnsi="Cambria Math" w:cs="Times New Roman"/>
                        <w:spacing w:val="-2"/>
                        <w:szCs w:val="24"/>
                      </w:rPr>
                    </m:ctrlPr>
                  </m:sSubSup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up>
                    <m:r>
                      <w:rPr>
                        <w:rFonts w:ascii="Cambria Math" w:eastAsia="Times New Roman" w:hAnsi="Cambria Math" w:cs="Times New Roman"/>
                        <w:spacing w:val="-2"/>
                        <w:szCs w:val="24"/>
                      </w:rPr>
                      <m:t>-(j+1)</m:t>
                    </m:r>
                  </m:sup>
                </m:sSub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(9)</m:t>
                </m:r>
              </m:e>
            </m:mr>
          </m:m>
          <m:r>
            <m:rPr>
              <m:sty m:val="p"/>
            </m:rPr>
            <w:rPr>
              <w:rFonts w:eastAsia="Times New Roman" w:cs="Times New Roman"/>
              <w:spacing w:val="-2"/>
              <w:szCs w:val="24"/>
            </w:rPr>
            <w:br/>
          </m:r>
        </m:oMath>
      </m:oMathPara>
    </w:p>
    <w:p w14:paraId="7D9FF606" w14:textId="6C9FE450"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which holds when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&gt;1</m:t>
        </m:r>
      </m:oMath>
      <w:r w:rsidRPr="00935EAC">
        <w:rPr>
          <w:rFonts w:eastAsia="Times New Roman" w:cs="Times New Roman"/>
          <w:spacing w:val="-2"/>
          <w:szCs w:val="24"/>
        </w:rPr>
        <w:t xml:space="preserve"> and the current account expressed as a share of output is stationary.</w:t>
      </w:r>
    </w:p>
    <w:p w14:paraId="176C696F" w14:textId="3661AE91" w:rsidR="00514562" w:rsidRPr="007347B7" w:rsidRDefault="00C93255" w:rsidP="0073265E">
      <w:pPr>
        <w:spacing w:before="100" w:beforeAutospacing="1" w:after="100" w:afterAutospacing="1"/>
        <w:jc w:val="both"/>
        <w:rPr>
          <w:bCs/>
        </w:rPr>
      </w:pPr>
      <w:r w:rsidRPr="00935EAC">
        <w:rPr>
          <w:rFonts w:eastAsia="Times New Roman"/>
          <w:b/>
          <w:bCs/>
        </w:rPr>
        <w:t xml:space="preserve">3. </w:t>
      </w:r>
      <w:bookmarkStart w:id="40" w:name="Methodology_and_data"/>
      <w:bookmarkStart w:id="41" w:name="_bookmark2"/>
      <w:bookmarkEnd w:id="40"/>
      <w:bookmarkEnd w:id="41"/>
      <w:r w:rsidR="00B75B8F" w:rsidRPr="0073265E">
        <w:rPr>
          <w:rFonts w:eastAsia="Times New Roman"/>
          <w:b/>
          <w:bCs/>
        </w:rPr>
        <w:t>Stationarity of current account balances and regime shifts</w:t>
      </w:r>
    </w:p>
    <w:p w14:paraId="62F61D5F" w14:textId="5CFFF144" w:rsidR="00C726EB" w:rsidRPr="00935EAC" w:rsidRDefault="007E4772" w:rsidP="0073265E">
      <w:pPr>
        <w:widowControl w:val="0"/>
        <w:tabs>
          <w:tab w:val="left" w:pos="455"/>
        </w:tabs>
        <w:autoSpaceDE w:val="0"/>
        <w:autoSpaceDN w:val="0"/>
        <w:spacing w:before="132" w:after="0" w:line="276" w:lineRule="auto"/>
        <w:ind w:right="115"/>
        <w:jc w:val="both"/>
        <w:rPr>
          <w:rFonts w:eastAsia="Times New Roman" w:cs="Times New Roman"/>
          <w:spacing w:val="-2"/>
          <w:szCs w:val="24"/>
        </w:rPr>
      </w:pPr>
      <w:r w:rsidRPr="00935EAC">
        <w:rPr>
          <w:rFonts w:eastAsia="Times New Roman" w:cs="Times New Roman"/>
          <w:spacing w:val="-2"/>
          <w:szCs w:val="24"/>
        </w:rPr>
        <w:t xml:space="preserve">The first portion of our analysis focuses on the time-series dynamics of current account balances. </w:t>
      </w:r>
      <w:r w:rsidR="00306AF1" w:rsidRPr="00935EAC">
        <w:rPr>
          <w:rFonts w:eastAsia="Times New Roman" w:cs="Times New Roman"/>
          <w:spacing w:val="-2"/>
          <w:szCs w:val="24"/>
        </w:rPr>
        <w:t xml:space="preserve">Despite theoretical predictions that a country must obey the LRBC and that current account balances must be long-run stationarity processes, empirical unit root tests have varied success supporting this conclusion. The contradictions across the literature have been well documented (Chen, 2011). </w:t>
      </w:r>
    </w:p>
    <w:p w14:paraId="48371A3F" w14:textId="241EFBD4" w:rsidR="00306AF1" w:rsidRPr="007347B7" w:rsidRDefault="00C93255" w:rsidP="0073265E">
      <w:pPr>
        <w:spacing w:before="100" w:beforeAutospacing="1" w:after="100" w:afterAutospacing="1"/>
        <w:jc w:val="both"/>
        <w:rPr>
          <w:rFonts w:eastAsia="Times New Roman"/>
          <w:bCs/>
        </w:rPr>
      </w:pPr>
      <w:bookmarkStart w:id="42" w:name="Data"/>
      <w:bookmarkStart w:id="43" w:name="Methodology"/>
      <w:bookmarkEnd w:id="42"/>
      <w:bookmarkEnd w:id="43"/>
      <w:r w:rsidRPr="0073265E">
        <w:rPr>
          <w:rFonts w:eastAsia="Times New Roman"/>
          <w:b/>
          <w:bCs/>
        </w:rPr>
        <w:t>3.</w:t>
      </w:r>
      <w:ins w:id="44" w:author="Eric Clower" w:date="2025-12-09T12:58:00Z" w16du:dateUtc="2025-12-09T18:58:00Z">
        <w:r w:rsidR="00EF7888">
          <w:rPr>
            <w:rFonts w:eastAsia="Times New Roman"/>
            <w:b/>
            <w:bCs/>
          </w:rPr>
          <w:t>1</w:t>
        </w:r>
      </w:ins>
      <w:del w:id="45" w:author="Eric Clower" w:date="2025-12-09T12:58:00Z" w16du:dateUtc="2025-12-09T18:58:00Z">
        <w:r w:rsidRPr="0073265E" w:rsidDel="00EF7888">
          <w:rPr>
            <w:rFonts w:eastAsia="Times New Roman"/>
            <w:b/>
            <w:bCs/>
          </w:rPr>
          <w:delText>1</w:delText>
        </w:r>
      </w:del>
      <w:r w:rsidRPr="0073265E">
        <w:rPr>
          <w:rFonts w:eastAsia="Times New Roman"/>
          <w:b/>
          <w:bCs/>
        </w:rPr>
        <w:t>.</w:t>
      </w:r>
      <w:ins w:id="46" w:author="Eric Clower" w:date="2025-12-09T13:17:00Z" w16du:dateUtc="2025-12-09T19:17:00Z">
        <w:r w:rsidR="00EF7888">
          <w:rPr>
            <w:rFonts w:eastAsia="Times New Roman"/>
            <w:b/>
            <w:bCs/>
          </w:rPr>
          <w:t>1</w:t>
        </w:r>
      </w:ins>
      <w:r w:rsidRPr="0073265E">
        <w:rPr>
          <w:rFonts w:eastAsia="Times New Roman"/>
          <w:b/>
          <w:bCs/>
        </w:rPr>
        <w:t xml:space="preserve"> </w:t>
      </w:r>
      <w:r w:rsidR="00306AF1" w:rsidRPr="0073265E">
        <w:rPr>
          <w:rFonts w:eastAsia="Times New Roman"/>
          <w:b/>
          <w:bCs/>
        </w:rPr>
        <w:t xml:space="preserve">Linear Unit Root Tests and Current Account Balances </w:t>
      </w:r>
    </w:p>
    <w:p w14:paraId="4DF28526" w14:textId="58CF2667" w:rsidR="00306AF1" w:rsidRDefault="00840833" w:rsidP="0073265E">
      <w:pPr>
        <w:spacing w:before="100" w:beforeAutospacing="1" w:after="100" w:afterAutospacing="1" w:line="276" w:lineRule="auto"/>
        <w:jc w:val="both"/>
        <w:rPr>
          <w:ins w:id="47" w:author="Eric Clower" w:date="2025-12-09T12:58:00Z" w16du:dateUtc="2025-12-09T18:58:00Z"/>
          <w:rFonts w:eastAsia="Times New Roman" w:cs="Times New Roman"/>
          <w:spacing w:val="-2"/>
          <w:szCs w:val="24"/>
        </w:rPr>
      </w:pPr>
      <w:r w:rsidRPr="00935EAC">
        <w:rPr>
          <w:rFonts w:eastAsia="Times New Roman" w:cs="Times New Roman"/>
          <w:spacing w:val="-2"/>
          <w:szCs w:val="24"/>
        </w:rPr>
        <w:t>Here, we briefly revisit the issue of current account stationar</w:t>
      </w:r>
      <w:ins w:id="48" w:author="Eric Clower" w:date="2025-12-09T07:29:00Z" w16du:dateUtc="2025-12-09T13:29:00Z">
        <w:r w:rsidR="00E26DC3">
          <w:rPr>
            <w:rFonts w:eastAsia="Times New Roman" w:cs="Times New Roman"/>
            <w:spacing w:val="-2"/>
            <w:szCs w:val="24"/>
          </w:rPr>
          <w:t>it</w:t>
        </w:r>
      </w:ins>
      <w:r w:rsidRPr="00935EAC">
        <w:rPr>
          <w:rFonts w:eastAsia="Times New Roman" w:cs="Times New Roman"/>
          <w:spacing w:val="-2"/>
          <w:szCs w:val="24"/>
        </w:rPr>
        <w:t xml:space="preserve">y by employing </w:t>
      </w:r>
      <w:r w:rsidR="00E548CC" w:rsidRPr="00935EAC">
        <w:rPr>
          <w:rFonts w:eastAsia="Times New Roman" w:cs="Times New Roman"/>
          <w:spacing w:val="-2"/>
          <w:szCs w:val="24"/>
        </w:rPr>
        <w:t>several</w:t>
      </w:r>
      <w:r w:rsidRPr="00935EAC">
        <w:rPr>
          <w:rFonts w:eastAsia="Times New Roman" w:cs="Times New Roman"/>
          <w:spacing w:val="-2"/>
          <w:szCs w:val="24"/>
        </w:rPr>
        <w:t xml:space="preserve"> different stationarity tests, and confirm the inconsistencies found in the previous literature. We conduct the Augmented Dickey Fuller (ADF) unit root test on the standard data series as well as on the generalized least squares de-trended data (ADF-GLS). For robustness checks, we also conduct the Kwiatkowski, Phillips, Schmidt, and Shin (KPSS) test. Unlike the </w:t>
      </w:r>
      <w:r w:rsidR="00C93255" w:rsidRPr="00935EAC">
        <w:rPr>
          <w:rFonts w:eastAsia="Times New Roman" w:cs="Times New Roman"/>
          <w:spacing w:val="-2"/>
          <w:szCs w:val="24"/>
        </w:rPr>
        <w:t>other</w:t>
      </w:r>
      <w:r w:rsidRPr="00935EAC">
        <w:rPr>
          <w:rFonts w:eastAsia="Times New Roman" w:cs="Times New Roman"/>
          <w:spacing w:val="-2"/>
          <w:szCs w:val="24"/>
        </w:rPr>
        <w:t xml:space="preserve"> unit root test, this test tests the null hypothesis of stationarity.</w:t>
      </w:r>
    </w:p>
    <w:p w14:paraId="15F3A473" w14:textId="6C600C04" w:rsidR="00EF7888" w:rsidRPr="007347B7" w:rsidRDefault="00EF7888" w:rsidP="00EF7888">
      <w:pPr>
        <w:spacing w:before="100" w:beforeAutospacing="1" w:after="100" w:afterAutospacing="1"/>
        <w:jc w:val="both"/>
        <w:rPr>
          <w:ins w:id="49" w:author="Eric Clower" w:date="2025-12-09T13:17:00Z" w16du:dateUtc="2025-12-09T19:17:00Z"/>
          <w:rFonts w:eastAsia="Times New Roman"/>
          <w:bCs/>
        </w:rPr>
      </w:pPr>
      <w:ins w:id="50" w:author="Eric Clower" w:date="2025-12-09T13:17:00Z" w16du:dateUtc="2025-12-09T19:17:00Z">
        <w:r w:rsidRPr="0073265E">
          <w:rPr>
            <w:rFonts w:eastAsia="Times New Roman"/>
            <w:b/>
            <w:bCs/>
          </w:rPr>
          <w:t>3.</w:t>
        </w:r>
        <w:r>
          <w:rPr>
            <w:rFonts w:eastAsia="Times New Roman"/>
            <w:b/>
            <w:bCs/>
          </w:rPr>
          <w:t>1</w:t>
        </w:r>
        <w:r w:rsidRPr="0073265E">
          <w:rPr>
            <w:rFonts w:eastAsia="Times New Roman"/>
            <w:b/>
            <w:bCs/>
          </w:rPr>
          <w:t>.</w:t>
        </w:r>
        <w:r>
          <w:rPr>
            <w:rFonts w:eastAsia="Times New Roman"/>
            <w:b/>
            <w:bCs/>
          </w:rPr>
          <w:t>2</w:t>
        </w:r>
        <w:r w:rsidRPr="0073265E">
          <w:rPr>
            <w:rFonts w:eastAsia="Times New Roman"/>
            <w:b/>
            <w:bCs/>
          </w:rPr>
          <w:t xml:space="preserve"> </w:t>
        </w:r>
        <w:r w:rsidR="006569AB">
          <w:rPr>
            <w:rFonts w:eastAsia="Times New Roman"/>
            <w:b/>
            <w:bCs/>
          </w:rPr>
          <w:t xml:space="preserve">Unit Root Testing Results </w:t>
        </w:r>
        <w:r w:rsidRPr="0073265E">
          <w:rPr>
            <w:rFonts w:eastAsia="Times New Roman"/>
            <w:b/>
            <w:bCs/>
          </w:rPr>
          <w:t xml:space="preserve"> </w:t>
        </w:r>
      </w:ins>
    </w:p>
    <w:p w14:paraId="568C02B2" w14:textId="77777777" w:rsidR="00B112B8" w:rsidRPr="00B112B8" w:rsidRDefault="00B112B8" w:rsidP="00B112B8">
      <w:pPr>
        <w:spacing w:before="100" w:beforeAutospacing="1" w:after="100" w:afterAutospacing="1" w:line="276" w:lineRule="auto"/>
        <w:jc w:val="both"/>
        <w:rPr>
          <w:ins w:id="51" w:author="Eric Clower" w:date="2025-12-09T13:46:00Z"/>
          <w:rFonts w:eastAsia="Times New Roman" w:cs="Times New Roman"/>
          <w:spacing w:val="-2"/>
          <w:szCs w:val="24"/>
        </w:rPr>
      </w:pPr>
      <w:ins w:id="52" w:author="Eric Clower" w:date="2025-12-09T13:46:00Z">
        <w:r w:rsidRPr="00B112B8">
          <w:rPr>
            <w:rFonts w:eastAsia="Times New Roman" w:cs="Times New Roman"/>
            <w:spacing w:val="-2"/>
            <w:szCs w:val="24"/>
          </w:rPr>
          <w:t>Appendix 2 reports standard linear unit root and stationarity tests for current account balances (% of GDP) across the 77-country sample. The central message is that conclusions are highly test-dependent and heterogeneous across countries, suggesting that a single, constant-parameter time-series characterization is often too restrictive. In many cases, Phillips–Perron-type statistics (ZT and Za) reject the unit-root null even when ADF and DFGLS provide weaker evidence, consistent with the idea that current accounts may exhibit time variation in persistence and volatility that different tests handle differently. The KPSS test, which takes stationarity as the null, frequently rejects stationarity as well, reinforcing that linear tests do not deliver a uniform “one-process-fits-all” description of current account behavior over long samples.</w:t>
        </w:r>
      </w:ins>
    </w:p>
    <w:p w14:paraId="54504C1E" w14:textId="77777777" w:rsidR="00B112B8" w:rsidRPr="00B112B8" w:rsidRDefault="00B112B8" w:rsidP="00B112B8">
      <w:pPr>
        <w:spacing w:before="100" w:beforeAutospacing="1" w:after="100" w:afterAutospacing="1" w:line="276" w:lineRule="auto"/>
        <w:jc w:val="both"/>
        <w:rPr>
          <w:ins w:id="53" w:author="Eric Clower" w:date="2025-12-09T13:46:00Z"/>
          <w:rFonts w:eastAsia="Times New Roman" w:cs="Times New Roman"/>
          <w:spacing w:val="-2"/>
          <w:szCs w:val="24"/>
        </w:rPr>
      </w:pPr>
      <w:ins w:id="54" w:author="Eric Clower" w:date="2025-12-09T13:46:00Z">
        <w:r w:rsidRPr="00B112B8">
          <w:rPr>
            <w:rFonts w:eastAsia="Times New Roman" w:cs="Times New Roman"/>
            <w:spacing w:val="-2"/>
            <w:szCs w:val="24"/>
          </w:rPr>
          <w:t xml:space="preserve">Cross-country differences are pronounced: some economies show comparatively strong evidence of mean-reverting dynamics across multiple tests, while others display much weaker evidence against highly persistent behavior, patterns that may reflect differing exposure to global shocks, domestic policy regimes, and structural change over time. Sample lengths also differ substantially across countries, implying uneven test power and increasing the value of methods that do not hinge on a single full-sample classification. Taken together, these results echo the mixed findings in the existing literature and motivate our regime-switching framework. Rather than treating stationarity as the primary endpoint, we use Markov switching to model </w:t>
        </w:r>
        <w:r w:rsidRPr="00B112B8">
          <w:rPr>
            <w:rFonts w:eastAsia="Times New Roman" w:cs="Times New Roman"/>
            <w:spacing w:val="-2"/>
            <w:szCs w:val="24"/>
          </w:rPr>
          <w:lastRenderedPageBreak/>
          <w:t>how current account dynamics evolve across episodes, allowing the mean, variance, and persistence parameters to shift across regimes.</w:t>
        </w:r>
      </w:ins>
    </w:p>
    <w:p w14:paraId="57E998BB" w14:textId="1BD9D9D5" w:rsidR="00E53F7F" w:rsidRPr="00E53F7F" w:rsidRDefault="00E53F7F" w:rsidP="00E53F7F">
      <w:pPr>
        <w:spacing w:before="100" w:beforeAutospacing="1" w:after="100" w:afterAutospacing="1" w:line="276" w:lineRule="auto"/>
        <w:jc w:val="both"/>
        <w:rPr>
          <w:ins w:id="55" w:author="Eric Clower" w:date="2025-12-09T13:41:00Z"/>
          <w:rFonts w:eastAsia="Times New Roman" w:cs="Times New Roman"/>
          <w:b/>
          <w:bCs/>
          <w:spacing w:val="-2"/>
          <w:szCs w:val="24"/>
        </w:rPr>
      </w:pPr>
      <w:ins w:id="56" w:author="Eric Clower" w:date="2025-12-09T13:41:00Z">
        <w:r w:rsidRPr="00E53F7F">
          <w:rPr>
            <w:rFonts w:eastAsia="Times New Roman" w:cs="Times New Roman"/>
            <w:b/>
            <w:bCs/>
            <w:noProof/>
            <w:spacing w:val="-2"/>
            <w:szCs w:val="24"/>
          </w:rPr>
          <w:drawing>
            <wp:inline distT="0" distB="0" distL="0" distR="0" wp14:anchorId="3AAB47AD" wp14:editId="4E81666A">
              <wp:extent cx="6400800" cy="4946015"/>
              <wp:effectExtent l="0" t="0" r="0" b="6985"/>
              <wp:docPr id="1966536954" name="Picture 6"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36954" name="Picture 6" descr="A group of graphs with numb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946015"/>
                      </a:xfrm>
                      <a:prstGeom prst="rect">
                        <a:avLst/>
                      </a:prstGeom>
                      <a:noFill/>
                      <a:ln>
                        <a:noFill/>
                      </a:ln>
                    </pic:spPr>
                  </pic:pic>
                </a:graphicData>
              </a:graphic>
            </wp:inline>
          </w:drawing>
        </w:r>
      </w:ins>
    </w:p>
    <w:p w14:paraId="3356EBB4" w14:textId="53D9368F" w:rsidR="00E53F7F" w:rsidRDefault="00E53F7F" w:rsidP="00E53F7F">
      <w:pPr>
        <w:spacing w:before="100" w:beforeAutospacing="1" w:after="100" w:afterAutospacing="1" w:line="276" w:lineRule="auto"/>
        <w:jc w:val="both"/>
        <w:rPr>
          <w:ins w:id="57" w:author="Eric Clower" w:date="2025-12-09T13:41:00Z" w16du:dateUtc="2025-12-09T19:41:00Z"/>
          <w:rFonts w:eastAsia="Times New Roman" w:cs="Times New Roman"/>
          <w:b/>
          <w:bCs/>
          <w:spacing w:val="-2"/>
          <w:szCs w:val="24"/>
        </w:rPr>
      </w:pPr>
      <w:ins w:id="58" w:author="Eric Clower" w:date="2025-12-09T13:42:00Z" w16du:dateUtc="2025-12-09T19:42:00Z">
        <w:r w:rsidRPr="0073265E">
          <w:rPr>
            <w:b/>
            <w:bCs/>
            <w:szCs w:val="24"/>
          </w:rPr>
          <w:t xml:space="preserve">Figure </w:t>
        </w:r>
        <w:r w:rsidRPr="00E53F7F">
          <w:rPr>
            <w:b/>
            <w:bCs/>
            <w:szCs w:val="24"/>
            <w:rPrChange w:id="59" w:author="Eric Clower" w:date="2025-12-09T13:42:00Z" w16du:dateUtc="2025-12-09T19:42:00Z">
              <w:rPr>
                <w:b/>
                <w:bCs/>
                <w:i/>
                <w:iCs/>
                <w:szCs w:val="24"/>
              </w:rPr>
            </w:rPrChange>
          </w:rPr>
          <w:t>4</w:t>
        </w:r>
        <w:r>
          <w:rPr>
            <w:b/>
            <w:bCs/>
            <w:szCs w:val="24"/>
          </w:rPr>
          <w:t>. Linear Unit Root Results</w:t>
        </w:r>
      </w:ins>
    </w:p>
    <w:p w14:paraId="60F9853B" w14:textId="11891A13" w:rsidR="00E53F7F" w:rsidRPr="00935EAC" w:rsidRDefault="00E53F7F" w:rsidP="0073265E">
      <w:pPr>
        <w:spacing w:before="100" w:beforeAutospacing="1" w:after="100" w:afterAutospacing="1" w:line="276" w:lineRule="auto"/>
        <w:jc w:val="both"/>
        <w:rPr>
          <w:rFonts w:eastAsia="Times New Roman" w:cs="Times New Roman"/>
          <w:spacing w:val="-2"/>
          <w:szCs w:val="24"/>
        </w:rPr>
      </w:pPr>
      <w:ins w:id="60" w:author="Eric Clower" w:date="2025-12-09T13:41:00Z">
        <w:r w:rsidRPr="00B112B8">
          <w:rPr>
            <w:rFonts w:eastAsia="Times New Roman" w:cs="Times New Roman"/>
            <w:spacing w:val="-2"/>
            <w:szCs w:val="24"/>
            <w:rPrChange w:id="61" w:author="Eric Clower" w:date="2025-12-09T13:42:00Z" w16du:dateUtc="2025-12-09T19:42:00Z">
              <w:rPr>
                <w:rFonts w:eastAsia="Times New Roman" w:cs="Times New Roman"/>
                <w:b/>
                <w:bCs/>
                <w:spacing w:val="-2"/>
                <w:szCs w:val="24"/>
              </w:rPr>
            </w:rPrChange>
          </w:rPr>
          <w:t xml:space="preserve">Figure </w:t>
        </w:r>
      </w:ins>
      <w:ins w:id="62" w:author="Eric Clower" w:date="2025-12-09T13:43:00Z" w16du:dateUtc="2025-12-09T19:43:00Z">
        <w:r w:rsidR="00B112B8">
          <w:rPr>
            <w:rFonts w:eastAsia="Times New Roman" w:cs="Times New Roman"/>
            <w:spacing w:val="-2"/>
            <w:szCs w:val="24"/>
          </w:rPr>
          <w:t>4</w:t>
        </w:r>
      </w:ins>
      <w:ins w:id="63" w:author="Eric Clower" w:date="2025-12-09T13:41:00Z">
        <w:r w:rsidRPr="00B112B8">
          <w:rPr>
            <w:rFonts w:eastAsia="Times New Roman" w:cs="Times New Roman"/>
            <w:spacing w:val="-2"/>
            <w:szCs w:val="24"/>
          </w:rPr>
          <w:t xml:space="preserve"> summarizes how standard linear tests classify current account balance dynamics across our 77-country sample. The ADF and DFGLS tests are relatively conservative, with roughly half of the series failing to reject a unit root, while the remainder show evidence of mean reversion at conventional levels. In contrast, the Phillips–Perron statistics (both </w:t>
        </w:r>
        <w:r w:rsidRPr="00B112B8">
          <w:rPr>
            <w:rFonts w:eastAsia="Times New Roman" w:cs="Times New Roman"/>
            <w:spacing w:val="-2"/>
            <w:szCs w:val="24"/>
            <w:rPrChange w:id="64" w:author="Eric Clower" w:date="2025-12-09T13:42:00Z" w16du:dateUtc="2025-12-09T19:42:00Z">
              <w:rPr>
                <w:rFonts w:eastAsia="Times New Roman" w:cs="Times New Roman"/>
                <w:b/>
                <w:bCs/>
                <w:spacing w:val="-2"/>
                <w:szCs w:val="24"/>
              </w:rPr>
            </w:rPrChange>
          </w:rPr>
          <w:t>Z_a</w:t>
        </w:r>
        <w:r w:rsidRPr="00B112B8">
          <w:rPr>
            <w:rFonts w:eastAsia="Times New Roman" w:cs="Times New Roman"/>
            <w:spacing w:val="-2"/>
            <w:szCs w:val="24"/>
          </w:rPr>
          <w:t xml:space="preserve"> and </w:t>
        </w:r>
        <w:r w:rsidRPr="00B112B8">
          <w:rPr>
            <w:rFonts w:eastAsia="Times New Roman" w:cs="Times New Roman"/>
            <w:spacing w:val="-2"/>
            <w:szCs w:val="24"/>
            <w:rPrChange w:id="65" w:author="Eric Clower" w:date="2025-12-09T13:42:00Z" w16du:dateUtc="2025-12-09T19:42:00Z">
              <w:rPr>
                <w:rFonts w:eastAsia="Times New Roman" w:cs="Times New Roman"/>
                <w:b/>
                <w:bCs/>
                <w:spacing w:val="-2"/>
                <w:szCs w:val="24"/>
              </w:rPr>
            </w:rPrChange>
          </w:rPr>
          <w:t>Z_t</w:t>
        </w:r>
        <w:r w:rsidRPr="00B112B8">
          <w:rPr>
            <w:rFonts w:eastAsia="Times New Roman" w:cs="Times New Roman"/>
            <w:spacing w:val="-2"/>
            <w:szCs w:val="24"/>
          </w:rPr>
          <w:t xml:space="preserve">) reject the unit-root null for a much larger share of countries (only about </w:t>
        </w:r>
        <w:r w:rsidRPr="00B112B8">
          <w:rPr>
            <w:rFonts w:eastAsia="Times New Roman" w:cs="Times New Roman"/>
            <w:spacing w:val="-2"/>
            <w:szCs w:val="24"/>
            <w:rPrChange w:id="66" w:author="Eric Clower" w:date="2025-12-09T13:42:00Z" w16du:dateUtc="2025-12-09T19:42:00Z">
              <w:rPr>
                <w:rFonts w:eastAsia="Times New Roman" w:cs="Times New Roman"/>
                <w:b/>
                <w:bCs/>
                <w:spacing w:val="-2"/>
                <w:szCs w:val="24"/>
              </w:rPr>
            </w:rPrChange>
          </w:rPr>
          <w:t>7.8%</w:t>
        </w:r>
        <w:r w:rsidRPr="00B112B8">
          <w:rPr>
            <w:rFonts w:eastAsia="Times New Roman" w:cs="Times New Roman"/>
            <w:spacing w:val="-2"/>
            <w:szCs w:val="24"/>
          </w:rPr>
          <w:t xml:space="preserve"> and </w:t>
        </w:r>
        <w:r w:rsidRPr="00B112B8">
          <w:rPr>
            <w:rFonts w:eastAsia="Times New Roman" w:cs="Times New Roman"/>
            <w:spacing w:val="-2"/>
            <w:szCs w:val="24"/>
            <w:rPrChange w:id="67" w:author="Eric Clower" w:date="2025-12-09T13:42:00Z" w16du:dateUtc="2025-12-09T19:42:00Z">
              <w:rPr>
                <w:rFonts w:eastAsia="Times New Roman" w:cs="Times New Roman"/>
                <w:b/>
                <w:bCs/>
                <w:spacing w:val="-2"/>
                <w:szCs w:val="24"/>
              </w:rPr>
            </w:rPrChange>
          </w:rPr>
          <w:t>13%</w:t>
        </w:r>
        <w:r w:rsidRPr="00B112B8">
          <w:rPr>
            <w:rFonts w:eastAsia="Times New Roman" w:cs="Times New Roman"/>
            <w:spacing w:val="-2"/>
            <w:szCs w:val="24"/>
          </w:rPr>
          <w:t xml:space="preserve">, respectively, fail to reject), whereas the LM test again yields more non-rejections (about </w:t>
        </w:r>
        <w:r w:rsidRPr="00B112B8">
          <w:rPr>
            <w:rFonts w:eastAsia="Times New Roman" w:cs="Times New Roman"/>
            <w:spacing w:val="-2"/>
            <w:szCs w:val="24"/>
            <w:rPrChange w:id="68" w:author="Eric Clower" w:date="2025-12-09T13:42:00Z" w16du:dateUtc="2025-12-09T19:42:00Z">
              <w:rPr>
                <w:rFonts w:eastAsia="Times New Roman" w:cs="Times New Roman"/>
                <w:b/>
                <w:bCs/>
                <w:spacing w:val="-2"/>
                <w:szCs w:val="24"/>
              </w:rPr>
            </w:rPrChange>
          </w:rPr>
          <w:t>60%</w:t>
        </w:r>
        <w:r w:rsidRPr="00B112B8">
          <w:rPr>
            <w:rFonts w:eastAsia="Times New Roman" w:cs="Times New Roman"/>
            <w:spacing w:val="-2"/>
            <w:szCs w:val="24"/>
          </w:rPr>
          <w:t>). Finally, KPSS</w:t>
        </w:r>
      </w:ins>
      <w:ins w:id="69" w:author="Eric Clower" w:date="2025-12-09T13:47:00Z" w16du:dateUtc="2025-12-09T19:47:00Z">
        <w:r w:rsidR="00B112B8">
          <w:rPr>
            <w:rFonts w:eastAsia="Times New Roman" w:cs="Times New Roman"/>
            <w:spacing w:val="-2"/>
            <w:szCs w:val="24"/>
          </w:rPr>
          <w:t xml:space="preserve">, </w:t>
        </w:r>
      </w:ins>
      <w:ins w:id="70" w:author="Eric Clower" w:date="2025-12-09T13:41:00Z">
        <w:r w:rsidRPr="00B112B8">
          <w:rPr>
            <w:rFonts w:eastAsia="Times New Roman" w:cs="Times New Roman"/>
            <w:spacing w:val="-2"/>
            <w:szCs w:val="24"/>
          </w:rPr>
          <w:t>under which stationarity is the nul</w:t>
        </w:r>
      </w:ins>
      <w:ins w:id="71" w:author="Eric Clower" w:date="2025-12-09T13:47:00Z" w16du:dateUtc="2025-12-09T19:47:00Z">
        <w:r w:rsidR="00B112B8">
          <w:rPr>
            <w:rFonts w:eastAsia="Times New Roman" w:cs="Times New Roman"/>
            <w:spacing w:val="-2"/>
            <w:szCs w:val="24"/>
          </w:rPr>
          <w:t>l</w:t>
        </w:r>
      </w:ins>
      <w:ins w:id="72" w:author="Eric Clower" w:date="2025-12-09T14:12:00Z" w16du:dateUtc="2025-12-09T20:12:00Z">
        <w:r w:rsidR="00A47BA6">
          <w:rPr>
            <w:rFonts w:eastAsia="Times New Roman" w:cs="Times New Roman"/>
            <w:spacing w:val="-2"/>
            <w:szCs w:val="24"/>
          </w:rPr>
          <w:t xml:space="preserve"> h</w:t>
        </w:r>
      </w:ins>
      <w:ins w:id="73" w:author="Eric Clower" w:date="2025-12-09T14:13:00Z" w16du:dateUtc="2025-12-09T20:13:00Z">
        <w:r w:rsidR="00A47BA6">
          <w:rPr>
            <w:rFonts w:eastAsia="Times New Roman" w:cs="Times New Roman"/>
            <w:spacing w:val="-2"/>
            <w:szCs w:val="24"/>
          </w:rPr>
          <w:t>ypothesis</w:t>
        </w:r>
      </w:ins>
      <w:ins w:id="74" w:author="Eric Clower" w:date="2025-12-09T13:47:00Z" w16du:dateUtc="2025-12-09T19:47:00Z">
        <w:r w:rsidR="00B112B8">
          <w:rPr>
            <w:rFonts w:eastAsia="Times New Roman" w:cs="Times New Roman"/>
            <w:spacing w:val="-2"/>
            <w:szCs w:val="24"/>
          </w:rPr>
          <w:t xml:space="preserve">, </w:t>
        </w:r>
      </w:ins>
      <w:ins w:id="75" w:author="Eric Clower" w:date="2025-12-09T13:41:00Z">
        <w:r w:rsidRPr="00B112B8">
          <w:rPr>
            <w:rFonts w:eastAsia="Times New Roman" w:cs="Times New Roman"/>
            <w:spacing w:val="-2"/>
            <w:szCs w:val="24"/>
          </w:rPr>
          <w:t xml:space="preserve">rejects for </w:t>
        </w:r>
      </w:ins>
      <w:ins w:id="76" w:author="Eric Clower" w:date="2025-12-09T14:14:00Z" w16du:dateUtc="2025-12-09T20:14:00Z">
        <w:r w:rsidR="00A47BA6">
          <w:rPr>
            <w:rFonts w:eastAsia="Times New Roman" w:cs="Times New Roman"/>
            <w:spacing w:val="-2"/>
            <w:szCs w:val="24"/>
          </w:rPr>
          <w:t>about 95%</w:t>
        </w:r>
      </w:ins>
      <w:ins w:id="77" w:author="Eric Clower" w:date="2025-12-09T13:41:00Z">
        <w:r w:rsidRPr="00B112B8">
          <w:rPr>
            <w:rFonts w:eastAsia="Times New Roman" w:cs="Times New Roman"/>
            <w:spacing w:val="-2"/>
            <w:szCs w:val="24"/>
          </w:rPr>
          <w:t xml:space="preserve"> </w:t>
        </w:r>
      </w:ins>
      <w:ins w:id="78" w:author="Eric Clower" w:date="2025-12-09T14:14:00Z" w16du:dateUtc="2025-12-09T20:14:00Z">
        <w:r w:rsidR="00A47BA6">
          <w:rPr>
            <w:rFonts w:eastAsia="Times New Roman" w:cs="Times New Roman"/>
            <w:spacing w:val="-2"/>
            <w:szCs w:val="24"/>
          </w:rPr>
          <w:t xml:space="preserve">of the series, </w:t>
        </w:r>
      </w:ins>
      <w:ins w:id="79" w:author="Eric Clower" w:date="2025-12-09T13:41:00Z">
        <w:r w:rsidRPr="00B112B8">
          <w:rPr>
            <w:rFonts w:eastAsia="Times New Roman" w:cs="Times New Roman"/>
            <w:spacing w:val="-2"/>
            <w:szCs w:val="24"/>
          </w:rPr>
          <w:t xml:space="preserve">with more than </w:t>
        </w:r>
        <w:r w:rsidRPr="00B112B8">
          <w:rPr>
            <w:rFonts w:eastAsia="Times New Roman" w:cs="Times New Roman"/>
            <w:spacing w:val="-2"/>
            <w:szCs w:val="24"/>
            <w:rPrChange w:id="80" w:author="Eric Clower" w:date="2025-12-09T13:42:00Z" w16du:dateUtc="2025-12-09T19:42:00Z">
              <w:rPr>
                <w:rFonts w:eastAsia="Times New Roman" w:cs="Times New Roman"/>
                <w:b/>
                <w:bCs/>
                <w:spacing w:val="-2"/>
                <w:szCs w:val="24"/>
              </w:rPr>
            </w:rPrChange>
          </w:rPr>
          <w:t>80%</w:t>
        </w:r>
        <w:r w:rsidRPr="00B112B8">
          <w:rPr>
            <w:rFonts w:eastAsia="Times New Roman" w:cs="Times New Roman"/>
            <w:spacing w:val="-2"/>
            <w:szCs w:val="24"/>
          </w:rPr>
          <w:t xml:space="preserve"> rejecting at the 1% level. </w:t>
        </w:r>
      </w:ins>
      <w:ins w:id="81" w:author="Eric Clower" w:date="2025-12-09T14:13:00Z" w16du:dateUtc="2025-12-09T20:13:00Z">
        <w:r w:rsidR="00A47BA6">
          <w:rPr>
            <w:rFonts w:eastAsia="Times New Roman" w:cs="Times New Roman"/>
            <w:spacing w:val="-2"/>
            <w:szCs w:val="24"/>
          </w:rPr>
          <w:br/>
        </w:r>
        <w:r w:rsidR="00A47BA6">
          <w:rPr>
            <w:rFonts w:eastAsia="Times New Roman" w:cs="Times New Roman"/>
            <w:spacing w:val="-2"/>
            <w:szCs w:val="24"/>
          </w:rPr>
          <w:br/>
        </w:r>
      </w:ins>
      <w:ins w:id="82" w:author="Eric Clower" w:date="2025-12-09T13:41:00Z">
        <w:r w:rsidRPr="00B112B8">
          <w:rPr>
            <w:rFonts w:eastAsia="Times New Roman" w:cs="Times New Roman"/>
            <w:spacing w:val="-2"/>
            <w:szCs w:val="24"/>
          </w:rPr>
          <w:t xml:space="preserve">Rather than interpreting these splits as a binary verdict on whether current accounts are stationary, we treat them as evidence that a </w:t>
        </w:r>
        <w:r w:rsidRPr="00B112B8">
          <w:rPr>
            <w:rFonts w:eastAsia="Times New Roman" w:cs="Times New Roman"/>
            <w:spacing w:val="-2"/>
            <w:szCs w:val="24"/>
            <w:rPrChange w:id="83" w:author="Eric Clower" w:date="2025-12-09T13:42:00Z" w16du:dateUtc="2025-12-09T19:42:00Z">
              <w:rPr>
                <w:rFonts w:eastAsia="Times New Roman" w:cs="Times New Roman"/>
                <w:b/>
                <w:bCs/>
                <w:spacing w:val="-2"/>
                <w:szCs w:val="24"/>
              </w:rPr>
            </w:rPrChange>
          </w:rPr>
          <w:t>single-regime linear representation is often inadequate</w:t>
        </w:r>
        <w:r w:rsidRPr="00B112B8">
          <w:rPr>
            <w:rFonts w:eastAsia="Times New Roman" w:cs="Times New Roman"/>
            <w:spacing w:val="-2"/>
            <w:szCs w:val="24"/>
          </w:rPr>
          <w:t xml:space="preserve">: persistence signals, volatility, </w:t>
        </w:r>
        <w:r w:rsidRPr="00B112B8">
          <w:rPr>
            <w:rFonts w:eastAsia="Times New Roman" w:cs="Times New Roman"/>
            <w:spacing w:val="-2"/>
            <w:szCs w:val="24"/>
          </w:rPr>
          <w:lastRenderedPageBreak/>
          <w:t xml:space="preserve">and average imbalance levels appear to shift over time, and different tests </w:t>
        </w:r>
      </w:ins>
      <w:ins w:id="84" w:author="Eric Clower" w:date="2025-12-09T14:12:00Z" w16du:dateUtc="2025-12-09T20:12:00Z">
        <w:r w:rsidR="00A47BA6" w:rsidRPr="00B112B8">
          <w:rPr>
            <w:rFonts w:eastAsia="Times New Roman" w:cs="Times New Roman"/>
            <w:spacing w:val="-2"/>
            <w:szCs w:val="24"/>
          </w:rPr>
          <w:t>weigh</w:t>
        </w:r>
      </w:ins>
      <w:ins w:id="85" w:author="Eric Clower" w:date="2025-12-09T13:41:00Z">
        <w:r w:rsidRPr="00B112B8">
          <w:rPr>
            <w:rFonts w:eastAsia="Times New Roman" w:cs="Times New Roman"/>
            <w:spacing w:val="-2"/>
            <w:szCs w:val="24"/>
          </w:rPr>
          <w:t xml:space="preserve"> these features differently. This motivates our modeling strategy, which focuses on </w:t>
        </w:r>
        <w:r w:rsidRPr="00B112B8">
          <w:rPr>
            <w:rFonts w:eastAsia="Times New Roman" w:cs="Times New Roman"/>
            <w:spacing w:val="-2"/>
            <w:szCs w:val="24"/>
            <w:rPrChange w:id="86" w:author="Eric Clower" w:date="2025-12-09T13:42:00Z" w16du:dateUtc="2025-12-09T19:42:00Z">
              <w:rPr>
                <w:rFonts w:eastAsia="Times New Roman" w:cs="Times New Roman"/>
                <w:b/>
                <w:bCs/>
                <w:spacing w:val="-2"/>
                <w:szCs w:val="24"/>
              </w:rPr>
            </w:rPrChange>
          </w:rPr>
          <w:t>capturing time variation in current account dynamics</w:t>
        </w:r>
      </w:ins>
      <w:ins w:id="87" w:author="Eric Clower" w:date="2025-12-09T13:43:00Z" w16du:dateUtc="2025-12-09T19:43:00Z">
        <w:r w:rsidR="00B112B8">
          <w:rPr>
            <w:rFonts w:eastAsia="Times New Roman" w:cs="Times New Roman"/>
            <w:spacing w:val="-2"/>
            <w:szCs w:val="24"/>
          </w:rPr>
          <w:t xml:space="preserve"> by </w:t>
        </w:r>
      </w:ins>
      <w:ins w:id="88" w:author="Eric Clower" w:date="2025-12-09T13:41:00Z">
        <w:r w:rsidRPr="00B112B8">
          <w:rPr>
            <w:rFonts w:eastAsia="Times New Roman" w:cs="Times New Roman"/>
            <w:spacing w:val="-2"/>
            <w:szCs w:val="24"/>
          </w:rPr>
          <w:t>allowing the mean, variance, and persistence to change across regimes</w:t>
        </w:r>
      </w:ins>
      <w:ins w:id="89" w:author="Eric Clower" w:date="2025-12-09T13:43:00Z" w16du:dateUtc="2025-12-09T19:43:00Z">
        <w:r w:rsidR="00B112B8">
          <w:rPr>
            <w:rFonts w:eastAsia="Times New Roman" w:cs="Times New Roman"/>
            <w:spacing w:val="-2"/>
            <w:szCs w:val="24"/>
          </w:rPr>
          <w:t>. Our</w:t>
        </w:r>
      </w:ins>
      <w:ins w:id="90" w:author="Eric Clower" w:date="2025-12-09T13:41:00Z">
        <w:r w:rsidRPr="00B112B8">
          <w:rPr>
            <w:rFonts w:eastAsia="Times New Roman" w:cs="Times New Roman"/>
            <w:spacing w:val="-2"/>
            <w:szCs w:val="24"/>
          </w:rPr>
          <w:t xml:space="preserve"> empirical characterization centers on </w:t>
        </w:r>
        <w:r w:rsidRPr="00B112B8">
          <w:rPr>
            <w:rFonts w:eastAsia="Times New Roman" w:cs="Times New Roman"/>
            <w:spacing w:val="-2"/>
            <w:szCs w:val="24"/>
            <w:rPrChange w:id="91" w:author="Eric Clower" w:date="2025-12-09T13:43:00Z" w16du:dateUtc="2025-12-09T19:43:00Z">
              <w:rPr>
                <w:rFonts w:eastAsia="Times New Roman" w:cs="Times New Roman"/>
                <w:i/>
                <w:iCs/>
                <w:spacing w:val="-2"/>
                <w:szCs w:val="24"/>
              </w:rPr>
            </w:rPrChange>
          </w:rPr>
          <w:t>how</w:t>
        </w:r>
        <w:r w:rsidRPr="00B112B8">
          <w:rPr>
            <w:rFonts w:eastAsia="Times New Roman" w:cs="Times New Roman"/>
            <w:spacing w:val="-2"/>
            <w:szCs w:val="24"/>
          </w:rPr>
          <w:t xml:space="preserve"> current accounts evolve through episodes of widening, adjustment, and heightened dispersion, not solely on whether any one long-run stochastic classification holds over the full sample.</w:t>
        </w:r>
      </w:ins>
    </w:p>
    <w:p w14:paraId="23B8019D" w14:textId="3012D89E" w:rsidR="007A4099" w:rsidRPr="007347B7" w:rsidRDefault="00E40C4B" w:rsidP="0073265E">
      <w:pPr>
        <w:spacing w:before="100" w:beforeAutospacing="1" w:after="100" w:afterAutospacing="1"/>
        <w:jc w:val="both"/>
        <w:rPr>
          <w:rFonts w:eastAsia="Times New Roman"/>
          <w:bCs/>
        </w:rPr>
      </w:pPr>
      <w:r w:rsidRPr="0073265E">
        <w:rPr>
          <w:rFonts w:eastAsia="Times New Roman"/>
          <w:b/>
          <w:bCs/>
        </w:rPr>
        <w:t>3.2.</w:t>
      </w:r>
      <w:ins w:id="92" w:author="Eric Clower" w:date="2025-12-09T14:15:00Z" w16du:dateUtc="2025-12-09T20:15:00Z">
        <w:r w:rsidR="00A47BA6">
          <w:rPr>
            <w:rFonts w:eastAsia="Times New Roman"/>
            <w:b/>
            <w:bCs/>
          </w:rPr>
          <w:t>1</w:t>
        </w:r>
      </w:ins>
      <w:r w:rsidRPr="0073265E">
        <w:rPr>
          <w:rFonts w:eastAsia="Times New Roman"/>
          <w:b/>
          <w:bCs/>
        </w:rPr>
        <w:t xml:space="preserve"> </w:t>
      </w:r>
      <w:r w:rsidR="001A53FD" w:rsidRPr="0073265E">
        <w:rPr>
          <w:rFonts w:eastAsia="Times New Roman"/>
          <w:b/>
          <w:bCs/>
        </w:rPr>
        <w:t xml:space="preserve">Markov-Switching </w:t>
      </w:r>
      <w:r w:rsidR="00C726EB" w:rsidRPr="0073265E">
        <w:rPr>
          <w:rFonts w:eastAsia="Times New Roman"/>
          <w:b/>
          <w:bCs/>
        </w:rPr>
        <w:t>Estimation</w:t>
      </w:r>
    </w:p>
    <w:p w14:paraId="24E6398C" w14:textId="698659B9" w:rsidR="001058BE" w:rsidRPr="0073265E" w:rsidRDefault="001058BE" w:rsidP="0073265E">
      <w:pPr>
        <w:spacing w:before="100" w:beforeAutospacing="1" w:after="100" w:afterAutospacing="1"/>
        <w:jc w:val="both"/>
        <w:rPr>
          <w:rFonts w:eastAsia="Times New Roman"/>
        </w:rPr>
      </w:pPr>
      <w:r w:rsidRPr="0073265E">
        <w:rPr>
          <w:rFonts w:eastAsia="Times New Roman"/>
        </w:rPr>
        <w:t>We document changes in persistence, volatility, and mean across regimes and investigate whether current account balances exhibit local or global unit roots. Our empirical strategy follows the Markov-switching framework proposed by Morita et al. (2023), which is specifically designed to detect transitions between stationary, unit-root, and explosive regimes. This approach allows each country’s current account to switch among regimes that differ in persistence, intercept, and error variance, with each component governed by an independent Markov process.</w:t>
      </w:r>
    </w:p>
    <w:p w14:paraId="2F3A7339" w14:textId="3025608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Formally, let </w:t>
      </w:r>
      <m:oMath>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m:t>
            </m:r>
          </m:sub>
        </m:sSub>
      </m:oMath>
      <w:r w:rsidRPr="0073265E">
        <w:rPr>
          <w:rFonts w:eastAsia="Times New Roman"/>
        </w:rPr>
        <w:t xml:space="preserve">denote the current account balance as a percentage of GDP. We consider the following Markov-switching autoregressive model of order </w:t>
      </w:r>
      <m:oMath>
        <m:r>
          <w:rPr>
            <w:rFonts w:ascii="Cambria Math" w:eastAsia="Times New Roman" w:hAnsi="Cambria Math"/>
          </w:rPr>
          <m:t>B+1</m:t>
        </m:r>
      </m:oMath>
      <w:r w:rsidRPr="0073265E">
        <w:rPr>
          <w:rFonts w:eastAsia="Times New Roman"/>
        </w:rPr>
        <w:t>:</w:t>
      </w:r>
    </w:p>
    <w:p w14:paraId="7063107F" w14:textId="45CE8262"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d>
                      <m:dPr>
                        <m:begChr m:val="["/>
                        <m:end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e>
                    </m:d>
                  </m:e>
                </m:nary>
                <m:r>
                  <m:rPr>
                    <m:sty m:val="p"/>
                  </m:rPr>
                  <w:rPr>
                    <w:rFonts w:ascii="Cambria Math" w:eastAsia="Times New Roman" w:hAnsi="Cambria Math"/>
                  </w:rPr>
                  <m:t>Δ</m:t>
                </m:r>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e>
              <m:e/>
              <m:e>
                <m:r>
                  <m:rPr>
                    <m:nor/>
                  </m:rPr>
                  <w:rPr>
                    <w:rFonts w:eastAsia="Times New Roman"/>
                  </w:rPr>
                  <m:t>(10)</m:t>
                </m:r>
              </m:e>
            </m:mr>
          </m:m>
          <m:r>
            <m:rPr>
              <m:sty m:val="p"/>
            </m:rPr>
            <w:rPr>
              <w:rFonts w:eastAsia="Times New Roman"/>
            </w:rPr>
            <w:br/>
          </m:r>
        </m:oMath>
      </m:oMathPara>
    </w:p>
    <w:p w14:paraId="237CBA38" w14:textId="7A9CAB36"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where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 xml:space="preserve">are unobserved regime indicators that take values in {0,1} and are independent of the error term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oMath>
      <w:r w:rsidRPr="0073265E">
        <w:rPr>
          <w:rFonts w:eastAsia="Times New Roman"/>
        </w:rPr>
        <w:t xml:space="preserve">. The parameters </w:t>
      </w:r>
      <m:oMath>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oMath>
      <w:r w:rsidRPr="0073265E">
        <w:rPr>
          <w:rFonts w:eastAsia="Times New Roman"/>
        </w:rPr>
        <w:t>and the six transition probabilities are jointly estimated by maximum likelihood.</w:t>
      </w:r>
    </w:p>
    <w:p w14:paraId="0300C758" w14:textId="77777777" w:rsidR="001058BE" w:rsidRPr="0073265E" w:rsidRDefault="001058BE" w:rsidP="0073265E">
      <w:pPr>
        <w:spacing w:before="100" w:beforeAutospacing="1" w:after="100" w:afterAutospacing="1"/>
        <w:jc w:val="both"/>
        <w:rPr>
          <w:rFonts w:eastAsia="Times New Roman"/>
        </w:rPr>
      </w:pPr>
      <w:r w:rsidRPr="0073265E">
        <w:rPr>
          <w:rFonts w:eastAsia="Times New Roman"/>
        </w:rPr>
        <w:t>As emphasized by Morita et al. (2023), two features of this specification are crucial for robust unit-root inference. First, allowing the mean, variance, and persistence to switch improves reliability because failing to model changes in mean or volatility may cause these shifts to be absorbed into persistence estimates, thereby generating spurious unit-root results (Shi 2012; Harvey et al. 2016; Monschauer and Wilfling 2021; Morita et al. 2024). Second, the regime shifts in mean, variance, and persistence are driven by independent Markov chains. This independence allows us to distinguish shifts in persistence from changes in mean or volatility. For instance, an explosive-persistence regime may occur regardless of whether volatility is high or low.</w:t>
      </w:r>
    </w:p>
    <w:p w14:paraId="4FEC3C02" w14:textId="2C63B9ED" w:rsidR="001058BE" w:rsidRPr="0073265E" w:rsidRDefault="00FD4624" w:rsidP="0073265E">
      <w:pPr>
        <w:rPr>
          <w:rFonts w:eastAsia="Times New Roman"/>
          <w:b/>
          <w:bCs/>
        </w:rPr>
      </w:pPr>
      <w:r w:rsidRPr="00935EAC">
        <w:rPr>
          <w:rFonts w:eastAsia="Times New Roman"/>
          <w:b/>
          <w:bCs/>
        </w:rPr>
        <w:t>3.</w:t>
      </w:r>
      <w:del w:id="93" w:author="Eric Clower" w:date="2026-02-11T22:47:00Z" w16du:dateUtc="2026-02-12T03:47:00Z">
        <w:r w:rsidRPr="00935EAC" w:rsidDel="00E629A1">
          <w:rPr>
            <w:rFonts w:eastAsia="Times New Roman"/>
            <w:b/>
            <w:bCs/>
          </w:rPr>
          <w:delText>3</w:delText>
        </w:r>
      </w:del>
      <w:ins w:id="94" w:author="Eric Clower" w:date="2026-02-11T22:47:00Z" w16du:dateUtc="2026-02-12T03:47:00Z">
        <w:r w:rsidR="00E629A1">
          <w:rPr>
            <w:rFonts w:eastAsia="Times New Roman"/>
            <w:b/>
            <w:bCs/>
          </w:rPr>
          <w:t>2</w:t>
        </w:r>
      </w:ins>
      <w:r w:rsidRPr="00935EAC">
        <w:rPr>
          <w:rFonts w:eastAsia="Times New Roman"/>
          <w:b/>
          <w:bCs/>
        </w:rPr>
        <w:t>.</w:t>
      </w:r>
      <w:ins w:id="95" w:author="Eric Clower" w:date="2026-02-11T22:48:00Z" w16du:dateUtc="2026-02-12T03:48:00Z">
        <w:r w:rsidR="00E629A1">
          <w:rPr>
            <w:rFonts w:eastAsia="Times New Roman"/>
            <w:b/>
            <w:bCs/>
          </w:rPr>
          <w:t>2</w:t>
        </w:r>
      </w:ins>
      <w:r w:rsidRPr="00935EAC">
        <w:rPr>
          <w:rFonts w:eastAsia="Times New Roman"/>
          <w:b/>
          <w:bCs/>
        </w:rPr>
        <w:t xml:space="preserve"> </w:t>
      </w:r>
      <w:r w:rsidR="001058BE" w:rsidRPr="0073265E">
        <w:rPr>
          <w:rFonts w:eastAsia="Times New Roman"/>
          <w:b/>
          <w:bCs/>
        </w:rPr>
        <w:t>Regime Identification</w:t>
      </w:r>
    </w:p>
    <w:p w14:paraId="34C6E5AE" w14:textId="15B11677"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regime indicators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are assumed to follow temporally homogeneous Markov chains with transition probabilities</w:t>
      </w:r>
    </w:p>
    <w:p w14:paraId="4D662398" w14:textId="6989F502" w:rsidR="001058BE" w:rsidRPr="0073265E" w:rsidRDefault="00000000" w:rsidP="0073265E">
      <w:pPr>
        <w:spacing w:before="100" w:beforeAutospacing="1" w:after="100" w:afterAutospacing="1"/>
        <w:jc w:val="both"/>
        <w:rPr>
          <w:rFonts w:eastAsia="Times New Roman"/>
        </w:rPr>
      </w:pPr>
      <m:oMathPara>
        <m:oMathParaPr>
          <m:jc m:val="center"/>
        </m:oMathParaPr>
        <m:oMath>
          <m:sSubSup>
            <m:sSubSupPr>
              <m:ctrlPr>
                <w:rPr>
                  <w:rFonts w:ascii="Cambria Math" w:eastAsia="Times New Roman" w:hAnsi="Cambria Math"/>
                </w:rPr>
              </m:ctrlPr>
            </m:sSubSupPr>
            <m:e>
              <m:r>
                <w:rPr>
                  <w:rFonts w:ascii="Cambria Math" w:eastAsia="Times New Roman" w:hAnsi="Cambria Math"/>
                </w:rPr>
                <m:t>P</m:t>
              </m:r>
            </m:e>
            <m:sub>
              <m:r>
                <w:rPr>
                  <w:rFonts w:ascii="Cambria Math" w:eastAsia="Times New Roman" w:hAnsi="Cambria Math"/>
                </w:rPr>
                <m:t>ij</m:t>
              </m:r>
            </m:sub>
            <m:sup>
              <m:d>
                <m:dPr>
                  <m:ctrlPr>
                    <w:rPr>
                      <w:rFonts w:ascii="Cambria Math" w:eastAsia="Times New Roman" w:hAnsi="Cambria Math"/>
                      <w:i/>
                    </w:rPr>
                  </m:ctrlPr>
                </m:dPr>
                <m:e>
                  <m:r>
                    <w:rPr>
                      <w:rFonts w:ascii="Cambria Math" w:eastAsia="Times New Roman" w:hAnsi="Cambria Math"/>
                    </w:rPr>
                    <m:t>r</m:t>
                  </m:r>
                </m:e>
              </m:d>
            </m:sup>
          </m:sSubSup>
          <m:r>
            <w:rPr>
              <w:rFonts w:ascii="Cambria Math" w:eastAsia="Times New Roman" w:hAnsi="Cambria Math"/>
            </w:rPr>
            <m:t>=</m:t>
          </m:r>
          <m:r>
            <m:rPr>
              <m:sty m:val="p"/>
            </m:rPr>
            <w:rPr>
              <w:rFonts w:ascii="Cambria Math" w:eastAsia="Times New Roman" w:hAnsi="Cambria Math"/>
            </w:rPr>
            <m:t>P</m:t>
          </m:r>
          <m:func>
            <m:funcPr>
              <m:ctrlPr>
                <w:rPr>
                  <w:rFonts w:ascii="Cambria Math" w:eastAsia="Times New Roman" w:hAnsi="Cambria Math"/>
                  <w:i/>
                </w:rPr>
              </m:ctrlPr>
            </m:funcPr>
            <m:fName>
              <m:r>
                <m:rPr>
                  <m:sty m:val="p"/>
                </m:rPr>
                <w:rPr>
                  <w:rFonts w:ascii="Cambria Math" w:eastAsia="Times New Roman" w:hAnsi="Cambria Math"/>
                </w:rPr>
                <m:t>r</m:t>
              </m:r>
              <m:ctrlPr>
                <w:rPr>
                  <w:rFonts w:ascii="Cambria Math" w:eastAsia="Times New Roman" w:hAnsi="Cambria Math"/>
                </w:rPr>
              </m:ctrlPr>
            </m:fName>
            <m:e>
              <m:d>
                <m:dPr>
                  <m:sep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r,t+1</m:t>
                      </m:r>
                    </m:sub>
                  </m:sSub>
                  <m:r>
                    <w:rPr>
                      <w:rFonts w:ascii="Cambria Math" w:eastAsia="Times New Roman" w:hAnsi="Cambria Math"/>
                    </w:rPr>
                    <m:t>=j</m:t>
                  </m:r>
                </m:e>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m:t>
                      </m:r>
                    </m:sub>
                  </m:sSub>
                  <m:r>
                    <w:rPr>
                      <w:rFonts w:ascii="Cambria Math" w:eastAsia="Times New Roman" w:hAnsi="Cambria Math"/>
                    </w:rPr>
                    <m:t>=i</m:t>
                  </m:r>
                </m:e>
              </m:d>
            </m:e>
          </m:func>
          <m:r>
            <w:rPr>
              <w:rFonts w:ascii="Cambria Math" w:eastAsia="Times New Roman" w:hAnsi="Cambria Math"/>
            </w:rPr>
            <m:t>,i,j∈0,1,</m:t>
          </m:r>
          <m:r>
            <m:rPr>
              <m:nor/>
            </m:rPr>
            <w:rPr>
              <w:rFonts w:eastAsia="Times New Roman"/>
            </w:rPr>
            <m:t xml:space="preserve"> </m:t>
          </m:r>
          <m:r>
            <w:rPr>
              <w:rFonts w:ascii="Cambria Math" w:eastAsia="Times New Roman" w:hAnsi="Cambria Math"/>
            </w:rPr>
            <m:t xml:space="preserve">  r=1,2,3</m:t>
          </m:r>
          <m:r>
            <m:rPr>
              <m:sty m:val="p"/>
            </m:rPr>
            <w:rPr>
              <w:rFonts w:eastAsia="Times New Roman"/>
            </w:rPr>
            <w:br/>
          </m:r>
        </m:oMath>
      </m:oMathPara>
    </w:p>
    <w:p w14:paraId="627060D3" w14:textId="18C9FDC0"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Changes in persistence are governed solely by the chain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Pr="0073265E">
        <w:rPr>
          <w:rFonts w:eastAsia="Times New Roman"/>
        </w:rPr>
        <w:t xml:space="preserve">. Observations are assigned to regime 1 whenever </w:t>
      </w:r>
      <m:oMath>
        <m:r>
          <m:rPr>
            <m:sty m:val="p"/>
          </m:rPr>
          <w:rPr>
            <w:rFonts w:ascii="Cambria Math" w:eastAsia="Times New Roman" w:hAnsi="Cambria Math"/>
          </w:rPr>
          <m:t>Pr</m:t>
        </m:r>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I</m:t>
            </m:r>
          </m:e>
          <m:sub>
            <m:r>
              <w:rPr>
                <w:rFonts w:ascii="Cambria Math" w:eastAsia="Times New Roman" w:hAnsi="Cambria Math"/>
              </w:rPr>
              <m:t>t</m:t>
            </m:r>
          </m:sub>
        </m:sSub>
        <m:r>
          <w:rPr>
            <w:rFonts w:ascii="Cambria Math" w:eastAsia="Times New Roman" w:hAnsi="Cambria Math"/>
          </w:rPr>
          <m:t>,</m:t>
        </m:r>
        <m:acc>
          <m:accPr>
            <m:ctrlPr>
              <w:rPr>
                <w:rFonts w:ascii="Cambria Math" w:eastAsia="Times New Roman" w:hAnsi="Cambria Math"/>
              </w:rPr>
            </m:ctrlPr>
          </m:accPr>
          <m:e>
            <m:r>
              <m:rPr>
                <m:sty m:val="p"/>
              </m:rPr>
              <w:rPr>
                <w:rFonts w:ascii="Cambria Math" w:eastAsia="Times New Roman" w:hAnsi="Cambria Math"/>
              </w:rPr>
              <m:t>Θ</m:t>
            </m:r>
          </m:e>
        </m:acc>
        <m:r>
          <w:rPr>
            <w:rFonts w:ascii="Cambria Math" w:eastAsia="Times New Roman" w:hAnsi="Cambria Math"/>
          </w:rPr>
          <m:t>)&gt;0.5</m:t>
        </m:r>
      </m:oMath>
      <w:r w:rsidRPr="0073265E">
        <w:rPr>
          <w:rFonts w:eastAsia="Times New Roman"/>
        </w:rPr>
        <w:t>, and to regime 0 otherwise. In practice, these probabilities are generally far from 0.5, making regime classification highly stable.</w:t>
      </w:r>
    </w:p>
    <w:p w14:paraId="0C3F59FE" w14:textId="3A2C573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Each regime is then classified as stationary, unit-root, or explosive based on the estimated persistence parameters. Regime </w:t>
      </w:r>
      <m:oMath>
        <m:r>
          <w:rPr>
            <w:rFonts w:ascii="Cambria Math" w:eastAsia="Times New Roman" w:hAnsi="Cambria Math"/>
          </w:rPr>
          <m:t xml:space="preserve">r </m:t>
        </m:r>
      </m:oMath>
      <w:r w:rsidRPr="0073265E">
        <w:rPr>
          <w:rFonts w:eastAsia="Times New Roman"/>
        </w:rPr>
        <w:t xml:space="preserve">is stationary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 xml:space="preserve">&lt;0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&lt;0</m:t>
        </m:r>
      </m:oMath>
      <w:r w:rsidRPr="0073265E">
        <w:rPr>
          <w:rFonts w:eastAsia="Times New Roman"/>
        </w:rPr>
        <w:t xml:space="preserve">, a unit-root regime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=0</m:t>
        </m:r>
      </m:oMath>
      <w:r w:rsidRPr="0073265E">
        <w:rPr>
          <w:rFonts w:eastAsia="Times New Roman"/>
        </w:rPr>
        <w:t xml:space="preserve">, and explosive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&gt;0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&gt;0</m:t>
        </m:r>
      </m:oMath>
      <w:r w:rsidRPr="0073265E">
        <w:rPr>
          <w:rFonts w:eastAsia="Times New Roman"/>
        </w:rPr>
        <w:t>.</w:t>
      </w:r>
    </w:p>
    <w:p w14:paraId="756C28DB" w14:textId="0491B684"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We conduct two one-sided tests for each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oMath>
      <w:r w:rsidRPr="0073265E">
        <w:rPr>
          <w:rFonts w:eastAsia="Times New Roman"/>
        </w:rPr>
        <w:t xml:space="preserve">. The first tests the unit-root null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=0</m:t>
        </m:r>
      </m:oMath>
      <w:r w:rsidR="0073265E">
        <w:rPr>
          <w:rFonts w:eastAsia="Times New Roman"/>
        </w:rPr>
        <w:t xml:space="preserve"> </w:t>
      </w:r>
      <w:r w:rsidRPr="0073265E">
        <w:rPr>
          <w:rFonts w:eastAsia="Times New Roman"/>
        </w:rPr>
        <w:t xml:space="preserve">against the explosive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&gt;0</m:t>
        </m:r>
      </m:oMath>
      <w:r w:rsidRPr="0073265E">
        <w:rPr>
          <w:rFonts w:eastAsia="Times New Roman"/>
        </w:rPr>
        <w:t>, rejecting the null for large values of</w:t>
      </w:r>
    </w:p>
    <w:p w14:paraId="5168539E" w14:textId="41672B78" w:rsidR="001058BE" w:rsidRPr="0073265E" w:rsidRDefault="00000000" w:rsidP="0073265E">
      <w:pPr>
        <w:spacing w:before="100" w:beforeAutospacing="1" w:after="100" w:afterAutospacing="1"/>
        <w:jc w:val="both"/>
        <w:rPr>
          <w:rFonts w:eastAsia="Times New Roman"/>
        </w:rPr>
      </w:pPr>
      <m:oMathPara>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r>
            <w:rPr>
              <w:rFonts w:ascii="Cambria Math" w:eastAsia="Times New Roman" w:hAnsi="Cambria Math"/>
            </w:rPr>
            <m:t>=</m:t>
          </m:r>
          <m:f>
            <m:fPr>
              <m:ctrlPr>
                <w:rPr>
                  <w:rFonts w:ascii="Cambria Math" w:eastAsia="Times New Roman" w:hAnsi="Cambria Math"/>
                </w:rPr>
              </m:ctrlPr>
            </m:fPr>
            <m:num>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num>
            <m:den>
              <m:r>
                <w:rPr>
                  <w:rFonts w:ascii="Cambria Math" w:eastAsia="Times New Roman" w:hAnsi="Cambria Math"/>
                </w:rPr>
                <m:t>s(</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r>
                <w:rPr>
                  <w:rFonts w:ascii="Cambria Math" w:eastAsia="Times New Roman" w:hAnsi="Cambria Math"/>
                </w:rPr>
                <m:t>)</m:t>
              </m:r>
            </m:den>
          </m:f>
          <m:r>
            <w:rPr>
              <w:rFonts w:ascii="Cambria Math" w:eastAsia="Times New Roman" w:hAnsi="Cambria Math"/>
            </w:rPr>
            <m:t>,i=0,1.</m:t>
          </m:r>
          <m:r>
            <m:rPr>
              <m:sty m:val="p"/>
            </m:rPr>
            <w:rPr>
              <w:rFonts w:eastAsia="Times New Roman"/>
            </w:rPr>
            <w:br/>
          </m:r>
        </m:oMath>
      </m:oMathPara>
    </w:p>
    <w:p w14:paraId="2A5CAA31" w14:textId="46878D43"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second tests the unit-root null against the stationary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&lt;0</m:t>
        </m:r>
      </m:oMath>
      <w:r w:rsidRPr="0073265E">
        <w:rPr>
          <w:rFonts w:eastAsia="Times New Roman"/>
        </w:rPr>
        <w:t xml:space="preserve">, rejecting the null for sufficiently small values of </w:t>
      </w:r>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oMath>
      <w:r w:rsidRPr="0073265E">
        <w:rPr>
          <w:rFonts w:eastAsia="Times New Roman"/>
        </w:rPr>
        <w:t xml:space="preserve">. The p-values and critical values are obtained via a parametric bootstrap following Hall, Psaradakis, and Sola (1999) and Morita et al. (2023). Bootstrap samples </w:t>
      </w:r>
      <m:oMath>
        <m:d>
          <m:dPr>
            <m:begChr m:val="{"/>
            <m:endChr m:val="}"/>
            <m:ctrlPr>
              <w:rPr>
                <w:rFonts w:ascii="Cambria Math" w:eastAsia="Times New Roman" w:hAnsi="Cambria Math"/>
                <w:i/>
              </w:rPr>
            </m:ctrlPr>
          </m:dPr>
          <m:e>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e>
        </m:d>
        <m:r>
          <w:rPr>
            <w:rFonts w:ascii="Cambria Math" w:eastAsia="Times New Roman" w:hAnsi="Cambria Math"/>
          </w:rPr>
          <m:t xml:space="preserve"> </m:t>
        </m:r>
      </m:oMath>
      <w:r w:rsidRPr="0073265E">
        <w:rPr>
          <w:rFonts w:eastAsia="Times New Roman"/>
        </w:rPr>
        <w:t>are generated recursively from the estimated model:</w:t>
      </w:r>
    </w:p>
    <w:p w14:paraId="3FF9F2D1" w14:textId="3E24117A" w:rsidR="001058BE" w:rsidRPr="0073265E" w:rsidRDefault="00000000" w:rsidP="0073265E">
      <w:pPr>
        <w:spacing w:before="100" w:beforeAutospacing="1" w:after="100" w:afterAutospacing="1"/>
        <w:jc w:val="both"/>
        <w:rPr>
          <w:rFonts w:eastAsia="Times New Roman"/>
        </w:rPr>
      </w:pPr>
      <m:oMathPara>
        <m:oMath>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t-1</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1,t</m:t>
              </m:r>
            </m:sub>
            <m:sup>
              <m:r>
                <w:rPr>
                  <w:rFonts w:ascii="Cambria Math" w:eastAsia="Times New Roman" w:hAnsi="Cambria Math"/>
                </w:rPr>
                <m:t>*</m:t>
              </m:r>
            </m:sup>
          </m:sSubSup>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3,t</m:t>
                  </m:r>
                </m:sub>
                <m:sup>
                  <m:r>
                    <w:rPr>
                      <w:rFonts w:ascii="Cambria Math" w:eastAsia="Times New Roman" w:hAnsi="Cambria Math"/>
                    </w:rPr>
                    <m:t>*</m:t>
                  </m:r>
                </m:sup>
              </m:sSubSup>
              <m:r>
                <w:rPr>
                  <w:rFonts w:ascii="Cambria Math" w:eastAsia="Times New Roman" w:hAnsi="Cambria Math"/>
                </w:rPr>
                <m:t>]</m:t>
              </m:r>
            </m:e>
          </m:nary>
          <m:r>
            <m:rPr>
              <m:sty m:val="p"/>
            </m:rPr>
            <w:rPr>
              <w:rFonts w:ascii="Cambria Math" w:eastAsia="Times New Roman" w:hAnsi="Cambria Math"/>
            </w:rPr>
            <m:t>Δ</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t-k</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2,t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u</m:t>
              </m:r>
            </m:e>
            <m:sub>
              <m:r>
                <w:rPr>
                  <w:rFonts w:ascii="Cambria Math" w:eastAsia="Times New Roman" w:hAnsi="Cambria Math"/>
                </w:rPr>
                <m:t>t</m:t>
              </m:r>
            </m:sub>
            <m:sup>
              <m:r>
                <w:rPr>
                  <w:rFonts w:ascii="Cambria Math" w:eastAsia="Times New Roman" w:hAnsi="Cambria Math"/>
                </w:rPr>
                <m:t>*</m:t>
              </m:r>
            </m:sup>
          </m:sSubSup>
          <m:r>
            <m:rPr>
              <m:sty m:val="p"/>
            </m:rPr>
            <w:rPr>
              <w:rFonts w:ascii="Cambria Math" w:eastAsia="Times New Roman" w:hAnsi="Cambria Math"/>
            </w:rPr>
            <m:t>.</m:t>
          </m:r>
          <m:r>
            <m:rPr>
              <m:sty m:val="p"/>
            </m:rPr>
            <w:rPr>
              <w:rFonts w:eastAsia="Times New Roman"/>
            </w:rPr>
            <w:br/>
          </m:r>
        </m:oMath>
      </m:oMathPara>
    </w:p>
    <w:p w14:paraId="72E50DAB" w14:textId="77777777" w:rsidR="001058BE" w:rsidRPr="0073265E" w:rsidRDefault="001058BE" w:rsidP="0073265E">
      <w:pPr>
        <w:spacing w:before="100" w:beforeAutospacing="1" w:after="100" w:afterAutospacing="1"/>
        <w:jc w:val="both"/>
        <w:rPr>
          <w:rFonts w:eastAsia="Times New Roman"/>
        </w:rPr>
      </w:pPr>
      <w:r w:rsidRPr="0073265E">
        <w:rPr>
          <w:rFonts w:eastAsia="Times New Roman"/>
        </w:rPr>
        <w:t>Regime indicators in the bootstrap samples are also generated from estimated transition probabilities. We use 1000 bootstrap replications to construct p-values.</w:t>
      </w:r>
    </w:p>
    <w:p w14:paraId="584A5FD7" w14:textId="3D24F14D" w:rsidR="001058BE" w:rsidRPr="0073265E" w:rsidRDefault="00FD4624" w:rsidP="0073265E">
      <w:pPr>
        <w:rPr>
          <w:rFonts w:eastAsia="Times New Roman"/>
          <w:b/>
          <w:bCs/>
        </w:rPr>
      </w:pPr>
      <w:r w:rsidRPr="0073265E">
        <w:rPr>
          <w:rFonts w:eastAsia="Times New Roman"/>
          <w:b/>
          <w:bCs/>
        </w:rPr>
        <w:t>3.</w:t>
      </w:r>
      <w:del w:id="96" w:author="Eric Clower" w:date="2026-02-11T22:48:00Z" w16du:dateUtc="2026-02-12T03:48:00Z">
        <w:r w:rsidR="00935EAC" w:rsidDel="00E629A1">
          <w:rPr>
            <w:rFonts w:eastAsia="Times New Roman"/>
            <w:b/>
            <w:bCs/>
          </w:rPr>
          <w:delText>4</w:delText>
        </w:r>
      </w:del>
      <w:ins w:id="97" w:author="Eric Clower" w:date="2026-02-11T22:48:00Z" w16du:dateUtc="2026-02-12T03:48:00Z">
        <w:r w:rsidR="00E629A1">
          <w:rPr>
            <w:rFonts w:eastAsia="Times New Roman"/>
            <w:b/>
            <w:bCs/>
          </w:rPr>
          <w:t>2</w:t>
        </w:r>
      </w:ins>
      <w:r w:rsidRPr="0073265E">
        <w:rPr>
          <w:rFonts w:eastAsia="Times New Roman"/>
          <w:b/>
          <w:bCs/>
        </w:rPr>
        <w:t>.</w:t>
      </w:r>
      <w:ins w:id="98" w:author="Eric Clower" w:date="2026-02-11T22:48:00Z" w16du:dateUtc="2026-02-12T03:48:00Z">
        <w:r w:rsidR="00E629A1">
          <w:rPr>
            <w:rFonts w:eastAsia="Times New Roman"/>
            <w:b/>
            <w:bCs/>
          </w:rPr>
          <w:t>3</w:t>
        </w:r>
      </w:ins>
      <w:r w:rsidRPr="0073265E">
        <w:rPr>
          <w:rFonts w:eastAsia="Times New Roman"/>
          <w:b/>
          <w:bCs/>
        </w:rPr>
        <w:t xml:space="preserve"> </w:t>
      </w:r>
      <w:r w:rsidR="001058BE" w:rsidRPr="0073265E">
        <w:rPr>
          <w:rFonts w:eastAsia="Times New Roman"/>
          <w:b/>
          <w:bCs/>
        </w:rPr>
        <w:t>Global Stationarity</w:t>
      </w:r>
    </w:p>
    <w:p w14:paraId="384BABB9" w14:textId="77777777" w:rsidR="001058BE" w:rsidRPr="0073265E" w:rsidRDefault="001058BE" w:rsidP="0073265E">
      <w:pPr>
        <w:spacing w:before="100" w:beforeAutospacing="1" w:after="100" w:afterAutospacing="1"/>
        <w:jc w:val="both"/>
        <w:rPr>
          <w:rFonts w:eastAsia="Times New Roman"/>
        </w:rPr>
      </w:pPr>
      <w:r w:rsidRPr="0073265E">
        <w:rPr>
          <w:rFonts w:eastAsia="Times New Roman"/>
        </w:rPr>
        <w:t>A key advantage of this framework is its ability to distinguish local stationarity, which describes the behavior within a given regime, from global stationarity, which concerns the stability of the full Markov-switching process. Local stationarity alone is not sufficient for assessing long-run sustainability because transitions across regimes also affect the global dynamics.</w:t>
      </w:r>
    </w:p>
    <w:p w14:paraId="4A07B245" w14:textId="3004779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Global stationarity requires evaluating the second-order stationarity conditions of Psaradakis et al. (2004). Let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 xml:space="preserve"> </m:t>
        </m:r>
      </m:oMath>
      <w:r w:rsidRPr="0073265E">
        <w:rPr>
          <w:rFonts w:eastAsia="Times New Roman"/>
        </w:rPr>
        <w:t xml:space="preserve">denote the persistence of the two regimes and let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1</m:t>
            </m:r>
          </m:sub>
        </m:sSub>
        <m:r>
          <w:rPr>
            <w:rFonts w:ascii="Cambria Math" w:eastAsia="Times New Roman" w:hAnsi="Cambria Math"/>
          </w:rPr>
          <m:t xml:space="preserve"> </m:t>
        </m:r>
      </m:oMath>
      <w:r w:rsidRPr="0073265E">
        <w:rPr>
          <w:rFonts w:eastAsia="Times New Roman"/>
        </w:rPr>
        <w:t>denote the respective persistence parameters. The necessary and sufficient conditions for global stationarity are</w:t>
      </w:r>
    </w:p>
    <w:p w14:paraId="244EE7A5" w14:textId="2EB8ABAA"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&lt;1,</m:t>
                </m:r>
              </m:e>
              <m:e/>
              <m:e>
                <m:r>
                  <m:rPr>
                    <m:nor/>
                  </m:rPr>
                  <w:rPr>
                    <w:rFonts w:eastAsia="Times New Roman"/>
                  </w:rPr>
                  <m:t>(11)</m:t>
                </m:r>
              </m:e>
            </m:mr>
          </m:m>
          <m:r>
            <m:rPr>
              <m:sty m:val="p"/>
            </m:rPr>
            <w:rPr>
              <w:rFonts w:eastAsia="Times New Roman"/>
            </w:rPr>
            <w:br/>
          </m:r>
        </m:oMath>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&lt;2.</m:t>
                </m:r>
              </m:e>
              <m:e/>
              <m:e>
                <m:r>
                  <m:rPr>
                    <m:nor/>
                  </m:rPr>
                  <w:rPr>
                    <w:rFonts w:eastAsia="Times New Roman"/>
                  </w:rPr>
                  <m:t>(12)</m:t>
                </m:r>
              </m:e>
            </m:mr>
          </m:m>
          <m:r>
            <m:rPr>
              <m:sty m:val="p"/>
            </m:rPr>
            <w:rPr>
              <w:rFonts w:eastAsia="Times New Roman"/>
            </w:rPr>
            <w:br/>
          </m:r>
        </m:oMath>
      </m:oMathPara>
    </w:p>
    <w:p w14:paraId="021971F9" w14:textId="77777777" w:rsidR="001058BE" w:rsidRPr="0073265E" w:rsidRDefault="001058BE" w:rsidP="0073265E">
      <w:pPr>
        <w:spacing w:before="100" w:beforeAutospacing="1" w:after="100" w:afterAutospacing="1"/>
        <w:jc w:val="both"/>
        <w:rPr>
          <w:rFonts w:eastAsia="Times New Roman"/>
        </w:rPr>
      </w:pPr>
      <w:r w:rsidRPr="0073265E">
        <w:rPr>
          <w:rFonts w:eastAsia="Times New Roman"/>
        </w:rPr>
        <w:t>Even if each regime is locally stationary, these inequalities may fail, implying that the overall current account process is globally non-stationary. For example, current account balances may appear mean reverting within each regime, yet frequent transitions between regimes may prevent convergence to a stable long run distribution.</w:t>
      </w:r>
    </w:p>
    <w:p w14:paraId="04A28A20" w14:textId="77777777" w:rsidR="00935EAC" w:rsidRPr="0073265E" w:rsidRDefault="00935EAC" w:rsidP="0073265E">
      <w:pPr>
        <w:jc w:val="both"/>
        <w:rPr>
          <w:rFonts w:eastAsia="Times New Roman"/>
        </w:rPr>
      </w:pPr>
      <w:r w:rsidRPr="0073265E">
        <w:rPr>
          <w:rFonts w:eastAsia="Times New Roman"/>
        </w:rPr>
        <w:t>The Markov-switching approach delivers an empirical counterpart to the core theoretical insight of the intertemporal model: external sustainability requires that the current account does not follow a path that violates the long run budget constraint. In theory, this condition appears through the transversality requirement, which rules out ever-increasing foreign liabilities and ensures that the country’s intertemporal budget remains balanced. In practice, however, countries may go through periods of temporary overheating, sharp reversals, or structural breaks. These shifts make a single-regime unit-root test poorly suited to capturing the dynamics implied by the theory.</w:t>
      </w:r>
    </w:p>
    <w:p w14:paraId="6A999EED" w14:textId="77777777" w:rsidR="00935EAC" w:rsidRPr="0073265E" w:rsidRDefault="00935EAC" w:rsidP="0073265E">
      <w:pPr>
        <w:jc w:val="both"/>
        <w:rPr>
          <w:rFonts w:eastAsia="Times New Roman"/>
        </w:rPr>
      </w:pPr>
      <w:r w:rsidRPr="0073265E">
        <w:rPr>
          <w:rFonts w:eastAsia="Times New Roman"/>
        </w:rPr>
        <w:t>The Markov-switching model provides a way to reconcile these theoretical requirements with the empirical reality of current account dynamics. By allowing the series to alternate between stationary, unit-root, and explosive regimes, the model acknowledges that countries may temporarily experience explosive behavior, for example during crises or episodes of sudden stops. What matters for sustainability is not the absence of such episodes, but their frequency and persistence. The regime transition probabilities therefore play a central role: they tell us whether the economy tends to return to stable dynamics quickly enough to be consistent with the long run intertemporal constraint.</w:t>
      </w:r>
    </w:p>
    <w:p w14:paraId="2272D7DF" w14:textId="2C226169" w:rsidR="00935EAC" w:rsidRPr="0073265E" w:rsidRDefault="00935EAC" w:rsidP="0073265E">
      <w:pPr>
        <w:jc w:val="both"/>
        <w:rPr>
          <w:rFonts w:eastAsia="Times New Roman"/>
        </w:rPr>
      </w:pPr>
      <w:r w:rsidRPr="0073265E">
        <w:rPr>
          <w:rFonts w:eastAsia="Times New Roman"/>
        </w:rPr>
        <w:t xml:space="preserve">Global stationarity in this framework has a direct theoretical interpretation. When the combined effect of persistence within each regime and the probability of remaining in those regimes satisfies the Psaradakis et al. </w:t>
      </w:r>
      <w:r w:rsidR="006452B5" w:rsidRPr="0073265E">
        <w:rPr>
          <w:rFonts w:eastAsia="Times New Roman"/>
        </w:rPr>
        <w:t>(2004)</w:t>
      </w:r>
      <w:r w:rsidR="006452B5">
        <w:rPr>
          <w:rFonts w:eastAsia="Times New Roman"/>
        </w:rPr>
        <w:t xml:space="preserve"> </w:t>
      </w:r>
      <w:r w:rsidRPr="0073265E">
        <w:rPr>
          <w:rFonts w:eastAsia="Times New Roman"/>
        </w:rPr>
        <w:t xml:space="preserve">conditions, the overall process behaves in a way that is compatible with the </w:t>
      </w:r>
      <w:r w:rsidRPr="00935EAC">
        <w:rPr>
          <w:rFonts w:eastAsia="Times New Roman"/>
        </w:rPr>
        <w:t>long-term</w:t>
      </w:r>
      <w:r w:rsidRPr="0073265E">
        <w:rPr>
          <w:rFonts w:eastAsia="Times New Roman"/>
        </w:rPr>
        <w:t xml:space="preserve"> budget constraint. This means that even if the current account occasionally enters an explosive regime, the system does not drift indefinitely away from equilibrium. The </w:t>
      </w:r>
      <w:commentRangeStart w:id="99"/>
      <w:r w:rsidRPr="0073265E">
        <w:rPr>
          <w:rFonts w:eastAsia="Times New Roman"/>
        </w:rPr>
        <w:t>Bohn</w:t>
      </w:r>
      <w:commentRangeEnd w:id="99"/>
      <w:r w:rsidR="006452B5" w:rsidRPr="0073265E">
        <w:rPr>
          <w:rStyle w:val="CommentReference"/>
          <w:rFonts w:eastAsia="Times New Roman"/>
          <w:sz w:val="24"/>
          <w:szCs w:val="22"/>
        </w:rPr>
        <w:commentReference w:id="99"/>
      </w:r>
      <w:r w:rsidRPr="0073265E">
        <w:rPr>
          <w:rFonts w:eastAsia="Times New Roman"/>
        </w:rPr>
        <w:t>-type sustainability logic is naturally embedded here: the model allows the current account to react differently to the accumulation of external positions across regimes, and global stationarity requires a sufficiently strong corrective mechanism over the long run.</w:t>
      </w:r>
    </w:p>
    <w:p w14:paraId="2AD03D76" w14:textId="2513CBC3" w:rsidR="00935EAC" w:rsidRDefault="00935EAC" w:rsidP="0073265E">
      <w:pPr>
        <w:jc w:val="both"/>
        <w:rPr>
          <w:ins w:id="100" w:author="Eric Clower" w:date="2026-02-11T22:46:00Z" w16du:dateUtc="2026-02-12T03:46:00Z"/>
          <w:rFonts w:eastAsia="Times New Roman"/>
        </w:rPr>
      </w:pPr>
      <w:r w:rsidRPr="0073265E">
        <w:rPr>
          <w:rFonts w:eastAsia="Times New Roman"/>
        </w:rPr>
        <w:t>In this sense, the Markov-switching approach does more than simply classify regimes: it offers a rigorous way to assess whether the observed behavior of the current account is consistent with the theoretical foundations of external sustainability. It captures the fact that countries live through structural change, crises, and adjustments while still being subject to the intertemporal budget constraint that governs their long</w:t>
      </w:r>
      <w:r>
        <w:rPr>
          <w:rFonts w:eastAsia="Times New Roman"/>
        </w:rPr>
        <w:t>-</w:t>
      </w:r>
      <w:r w:rsidRPr="0073265E">
        <w:rPr>
          <w:rFonts w:eastAsia="Times New Roman"/>
        </w:rPr>
        <w:t>run external position.</w:t>
      </w:r>
    </w:p>
    <w:p w14:paraId="1698D894" w14:textId="45BB03BF" w:rsidR="00E629A1" w:rsidRDefault="00B51AE5" w:rsidP="00E629A1">
      <w:pPr>
        <w:rPr>
          <w:ins w:id="101" w:author="Eric Clower" w:date="2026-02-11T22:50:00Z" w16du:dateUtc="2026-02-12T03:50:00Z"/>
          <w:rFonts w:eastAsia="Times New Roman"/>
          <w:b/>
          <w:bCs/>
        </w:rPr>
      </w:pPr>
      <w:ins w:id="102" w:author="Eric Clower" w:date="2026-02-11T23:36:00Z" w16du:dateUtc="2026-02-12T04:36:00Z">
        <w:r>
          <w:rPr>
            <w:rFonts w:eastAsia="Times New Roman"/>
            <w:b/>
            <w:bCs/>
          </w:rPr>
          <w:t>4</w:t>
        </w:r>
      </w:ins>
      <w:ins w:id="103" w:author="Eric Clower" w:date="2026-02-11T22:46:00Z" w16du:dateUtc="2026-02-12T03:46:00Z">
        <w:r w:rsidR="00E629A1" w:rsidRPr="0073265E">
          <w:rPr>
            <w:rFonts w:eastAsia="Times New Roman"/>
            <w:b/>
            <w:bCs/>
          </w:rPr>
          <w:t xml:space="preserve"> </w:t>
        </w:r>
      </w:ins>
      <w:ins w:id="104" w:author="Eric Clower" w:date="2026-02-11T23:37:00Z" w16du:dateUtc="2026-02-12T04:37:00Z">
        <w:r w:rsidRPr="00B51AE5">
          <w:rPr>
            <w:rFonts w:eastAsia="Times New Roman"/>
            <w:b/>
            <w:bCs/>
          </w:rPr>
          <w:t>Results from the Markov-Switching Unit Root Model</w:t>
        </w:r>
      </w:ins>
    </w:p>
    <w:p w14:paraId="68DE2B47" w14:textId="3DD8AF52" w:rsidR="00B51AE5" w:rsidRDefault="00B51AE5" w:rsidP="00B51AE5">
      <w:pPr>
        <w:jc w:val="both"/>
        <w:rPr>
          <w:ins w:id="105" w:author="Eric Clower" w:date="2026-02-11T23:39:00Z" w16du:dateUtc="2026-02-12T04:39:00Z"/>
          <w:rFonts w:eastAsia="Times New Roman"/>
          <w:b/>
          <w:bCs/>
        </w:rPr>
      </w:pPr>
      <w:ins w:id="106" w:author="Eric Clower" w:date="2026-02-11T23:38:00Z" w16du:dateUtc="2026-02-12T04:38:00Z">
        <w:r w:rsidRPr="00B51AE5">
          <w:rPr>
            <w:rFonts w:eastAsia="Times New Roman"/>
            <w:b/>
            <w:bCs/>
            <w:rPrChange w:id="107" w:author="Eric Clower" w:date="2026-02-11T23:38:00Z" w16du:dateUtc="2026-02-12T04:38:00Z">
              <w:rPr>
                <w:rFonts w:eastAsia="Times New Roman"/>
              </w:rPr>
            </w:rPrChange>
          </w:rPr>
          <w:t>4.1 Distribution of Regime Classifications</w:t>
        </w:r>
      </w:ins>
    </w:p>
    <w:p w14:paraId="06C529BD" w14:textId="7367495C" w:rsidR="00B51AE5" w:rsidRDefault="00B51AE5" w:rsidP="00B51AE5">
      <w:pPr>
        <w:jc w:val="center"/>
        <w:rPr>
          <w:ins w:id="108" w:author="Eric Clower" w:date="2026-02-11T23:39:00Z" w16du:dateUtc="2026-02-12T04:39:00Z"/>
          <w:rFonts w:eastAsia="Times New Roman"/>
          <w:b/>
          <w:bCs/>
        </w:rPr>
      </w:pPr>
      <w:ins w:id="109" w:author="Eric Clower" w:date="2026-02-11T23:39:00Z" w16du:dateUtc="2026-02-12T04:39:00Z">
        <w:r>
          <w:rPr>
            <w:noProof/>
            <w14:ligatures w14:val="standardContextual"/>
          </w:rPr>
          <w:lastRenderedPageBreak/>
          <w:drawing>
            <wp:inline distT="0" distB="0" distL="0" distR="0" wp14:anchorId="5C7654EB" wp14:editId="42A49702">
              <wp:extent cx="4572396" cy="3048264"/>
              <wp:effectExtent l="0" t="0" r="0" b="0"/>
              <wp:docPr id="3" name="Picture 2">
                <a:extLst xmlns:a="http://schemas.openxmlformats.org/drawingml/2006/main">
                  <a:ext uri="{FF2B5EF4-FFF2-40B4-BE49-F238E27FC236}">
                    <a16:creationId xmlns:a16="http://schemas.microsoft.com/office/drawing/2014/main" id="{C3B69D69-7896-8D55-08C6-891E7798C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3B69D69-7896-8D55-08C6-891E7798CA1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572396" cy="3048264"/>
                      </a:xfrm>
                      <a:prstGeom prst="rect">
                        <a:avLst/>
                      </a:prstGeom>
                    </pic:spPr>
                  </pic:pic>
                </a:graphicData>
              </a:graphic>
            </wp:inline>
          </w:drawing>
        </w:r>
      </w:ins>
    </w:p>
    <w:p w14:paraId="488463AC" w14:textId="49D5C43B" w:rsidR="00B51AE5" w:rsidRDefault="00B51AE5" w:rsidP="00B51AE5">
      <w:pPr>
        <w:spacing w:before="100" w:beforeAutospacing="1" w:after="100" w:afterAutospacing="1" w:line="276" w:lineRule="auto"/>
        <w:jc w:val="center"/>
        <w:rPr>
          <w:ins w:id="110" w:author="Eric Clower" w:date="2026-02-11T23:39:00Z" w16du:dateUtc="2026-02-12T04:39:00Z"/>
          <w:rFonts w:eastAsia="Times New Roman" w:cs="Times New Roman"/>
          <w:b/>
          <w:bCs/>
          <w:spacing w:val="-2"/>
          <w:szCs w:val="24"/>
        </w:rPr>
        <w:pPrChange w:id="111" w:author="Eric Clower" w:date="2026-02-11T23:39:00Z" w16du:dateUtc="2026-02-12T04:39:00Z">
          <w:pPr>
            <w:spacing w:before="100" w:beforeAutospacing="1" w:after="100" w:afterAutospacing="1" w:line="276" w:lineRule="auto"/>
            <w:jc w:val="both"/>
          </w:pPr>
        </w:pPrChange>
      </w:pPr>
      <w:ins w:id="112" w:author="Eric Clower" w:date="2026-02-11T23:39:00Z" w16du:dateUtc="2026-02-12T04:39:00Z">
        <w:r w:rsidRPr="0073265E">
          <w:rPr>
            <w:b/>
            <w:bCs/>
            <w:szCs w:val="24"/>
          </w:rPr>
          <w:t xml:space="preserve">Figure </w:t>
        </w:r>
      </w:ins>
      <w:ins w:id="113" w:author="Eric Clower" w:date="2026-02-11T23:40:00Z" w16du:dateUtc="2026-02-12T04:40:00Z">
        <w:r>
          <w:rPr>
            <w:b/>
            <w:bCs/>
            <w:szCs w:val="24"/>
          </w:rPr>
          <w:t>5</w:t>
        </w:r>
      </w:ins>
      <w:ins w:id="114" w:author="Eric Clower" w:date="2026-02-11T23:39:00Z" w16du:dateUtc="2026-02-12T04:39:00Z">
        <w:r>
          <w:rPr>
            <w:b/>
            <w:bCs/>
            <w:szCs w:val="24"/>
          </w:rPr>
          <w:t xml:space="preserve">. </w:t>
        </w:r>
      </w:ins>
      <w:ins w:id="115" w:author="Eric Clower" w:date="2026-02-11T23:40:00Z" w16du:dateUtc="2026-02-12T04:40:00Z">
        <w:r>
          <w:rPr>
            <w:b/>
            <w:bCs/>
            <w:szCs w:val="24"/>
          </w:rPr>
          <w:t>Markov-Switching Unit</w:t>
        </w:r>
      </w:ins>
      <w:ins w:id="116" w:author="Eric Clower" w:date="2026-02-11T23:39:00Z" w16du:dateUtc="2026-02-12T04:39:00Z">
        <w:r>
          <w:rPr>
            <w:b/>
            <w:bCs/>
            <w:szCs w:val="24"/>
          </w:rPr>
          <w:t xml:space="preserve"> Root Results</w:t>
        </w:r>
      </w:ins>
    </w:p>
    <w:p w14:paraId="0EE292E8" w14:textId="77777777" w:rsidR="00B51AE5" w:rsidRPr="00B51AE5" w:rsidRDefault="00B51AE5" w:rsidP="00B51AE5">
      <w:pPr>
        <w:jc w:val="center"/>
        <w:rPr>
          <w:ins w:id="117" w:author="Eric Clower" w:date="2026-02-11T23:38:00Z" w16du:dateUtc="2026-02-12T04:38:00Z"/>
          <w:rFonts w:eastAsia="Times New Roman"/>
          <w:b/>
          <w:bCs/>
          <w:rPrChange w:id="118" w:author="Eric Clower" w:date="2026-02-11T23:38:00Z" w16du:dateUtc="2026-02-12T04:38:00Z">
            <w:rPr>
              <w:ins w:id="119" w:author="Eric Clower" w:date="2026-02-11T23:38:00Z" w16du:dateUtc="2026-02-12T04:38:00Z"/>
              <w:rFonts w:eastAsia="Times New Roman"/>
            </w:rPr>
          </w:rPrChange>
        </w:rPr>
        <w:pPrChange w:id="120" w:author="Eric Clower" w:date="2026-02-11T23:39:00Z" w16du:dateUtc="2026-02-12T04:39:00Z">
          <w:pPr>
            <w:jc w:val="both"/>
          </w:pPr>
        </w:pPrChange>
      </w:pPr>
    </w:p>
    <w:p w14:paraId="64249996" w14:textId="124167BD" w:rsidR="00B51AE5" w:rsidRPr="00B51AE5" w:rsidRDefault="00B51AE5" w:rsidP="00B51AE5">
      <w:pPr>
        <w:jc w:val="both"/>
        <w:rPr>
          <w:ins w:id="121" w:author="Eric Clower" w:date="2026-02-11T23:38:00Z" w16du:dateUtc="2026-02-12T04:38:00Z"/>
          <w:rFonts w:eastAsia="Times New Roman"/>
        </w:rPr>
      </w:pPr>
      <w:ins w:id="122" w:author="Eric Clower" w:date="2026-02-11T23:38:00Z" w16du:dateUtc="2026-02-12T04:38:00Z">
        <w:r w:rsidRPr="00B51AE5">
          <w:rPr>
            <w:rFonts w:eastAsia="Times New Roman"/>
          </w:rPr>
          <w:t xml:space="preserve">Figure </w:t>
        </w:r>
      </w:ins>
      <w:ins w:id="123" w:author="Eric Clower" w:date="2026-02-11T23:40:00Z" w16du:dateUtc="2026-02-12T04:40:00Z">
        <w:r>
          <w:rPr>
            <w:rFonts w:eastAsia="Times New Roman"/>
          </w:rPr>
          <w:t>5</w:t>
        </w:r>
      </w:ins>
      <w:ins w:id="124" w:author="Eric Clower" w:date="2026-02-11T23:38:00Z" w16du:dateUtc="2026-02-12T04:38:00Z">
        <w:r w:rsidRPr="00B51AE5">
          <w:rPr>
            <w:rFonts w:eastAsia="Times New Roman"/>
          </w:rPr>
          <w:t xml:space="preserve"> reports the distribution of quarterly regime classifications across the full sample. Three regimes are identified: stationary, unit root, and explosive.</w:t>
        </w:r>
      </w:ins>
    </w:p>
    <w:p w14:paraId="03F55E16" w14:textId="6C6AC06E" w:rsidR="00B51AE5" w:rsidRPr="00B51AE5" w:rsidRDefault="00B51AE5" w:rsidP="00B51AE5">
      <w:pPr>
        <w:jc w:val="both"/>
        <w:rPr>
          <w:ins w:id="125" w:author="Eric Clower" w:date="2026-02-11T23:38:00Z" w16du:dateUtc="2026-02-12T04:38:00Z"/>
          <w:rFonts w:eastAsia="Times New Roman"/>
        </w:rPr>
      </w:pPr>
      <w:ins w:id="126" w:author="Eric Clower" w:date="2026-02-11T23:38:00Z" w16du:dateUtc="2026-02-12T04:38:00Z">
        <w:r w:rsidRPr="00B51AE5">
          <w:rPr>
            <w:rFonts w:eastAsia="Times New Roman"/>
          </w:rPr>
          <w:t>Across all countries and quarters, the unit root regime is the most prevalent state, accounting for approximately 57 percent of observations. The stationary regime comprises roughly 38 percent of the sample, while explosive episodes represent about 5 percent of observations.</w:t>
        </w:r>
      </w:ins>
    </w:p>
    <w:p w14:paraId="34BB33EC" w14:textId="56926FE2" w:rsidR="00B51AE5" w:rsidRPr="00B51AE5" w:rsidRDefault="00B51AE5" w:rsidP="00B51AE5">
      <w:pPr>
        <w:jc w:val="both"/>
        <w:rPr>
          <w:ins w:id="127" w:author="Eric Clower" w:date="2026-02-11T23:38:00Z" w16du:dateUtc="2026-02-12T04:38:00Z"/>
          <w:rFonts w:eastAsia="Times New Roman"/>
        </w:rPr>
      </w:pPr>
      <w:ins w:id="128" w:author="Eric Clower" w:date="2026-02-11T23:38:00Z" w16du:dateUtc="2026-02-12T04:38:00Z">
        <w:r w:rsidRPr="00B51AE5">
          <w:rPr>
            <w:rFonts w:eastAsia="Times New Roman"/>
          </w:rPr>
          <w:t>These results indicate that current account balances most commonly exhibit highly persistent dynamics consistent with near-unit-root behavior. Nonetheless, a substantial fraction of observations fall into the stationary regime, indicating economically meaningful mean reversion in a nontrivial portion of the sample. Explosive dynamics are comparatively rare but clearly present, justifying the use of a nonlinear framework rather than imposing global stationarity.</w:t>
        </w:r>
      </w:ins>
    </w:p>
    <w:p w14:paraId="2A4A8A7C" w14:textId="0CC3A780" w:rsidR="00E629A1" w:rsidRDefault="00B51AE5" w:rsidP="00B51AE5">
      <w:pPr>
        <w:jc w:val="both"/>
        <w:rPr>
          <w:ins w:id="129" w:author="Eric Clower" w:date="2026-02-11T23:40:00Z" w16du:dateUtc="2026-02-12T04:40:00Z"/>
          <w:rFonts w:eastAsia="Times New Roman"/>
        </w:rPr>
      </w:pPr>
      <w:ins w:id="130" w:author="Eric Clower" w:date="2026-02-11T23:38:00Z" w16du:dateUtc="2026-02-12T04:38:00Z">
        <w:r w:rsidRPr="00B51AE5">
          <w:rPr>
            <w:rFonts w:eastAsia="Times New Roman"/>
          </w:rPr>
          <w:t>The relatively low frequency of explosive states suggests that such episodes are episodic rather than representative of typical behavior, potentially corresponding to periods of macroeconomic stress or adjustment.</w:t>
        </w:r>
      </w:ins>
    </w:p>
    <w:p w14:paraId="1D7A3060" w14:textId="386D703D" w:rsidR="00B51AE5" w:rsidRDefault="00B51AE5" w:rsidP="00B51AE5">
      <w:pPr>
        <w:jc w:val="both"/>
        <w:rPr>
          <w:ins w:id="131" w:author="Eric Clower" w:date="2026-02-11T23:41:00Z" w16du:dateUtc="2026-02-12T04:41:00Z"/>
          <w:rFonts w:eastAsia="Times New Roman"/>
          <w:b/>
          <w:bCs/>
        </w:rPr>
      </w:pPr>
      <w:ins w:id="132" w:author="Eric Clower" w:date="2026-02-11T23:41:00Z" w16du:dateUtc="2026-02-12T04:41:00Z">
        <w:r w:rsidRPr="00842959">
          <w:rPr>
            <w:rFonts w:eastAsia="Times New Roman"/>
            <w:b/>
            <w:bCs/>
          </w:rPr>
          <w:t>4.</w:t>
        </w:r>
        <w:r>
          <w:rPr>
            <w:rFonts w:eastAsia="Times New Roman"/>
            <w:b/>
            <w:bCs/>
          </w:rPr>
          <w:t>2</w:t>
        </w:r>
        <w:r w:rsidRPr="00842959">
          <w:rPr>
            <w:rFonts w:eastAsia="Times New Roman"/>
            <w:b/>
            <w:bCs/>
          </w:rPr>
          <w:t xml:space="preserve"> </w:t>
        </w:r>
        <w:r w:rsidRPr="00B51AE5">
          <w:rPr>
            <w:rFonts w:eastAsia="Times New Roman"/>
            <w:b/>
            <w:bCs/>
          </w:rPr>
          <w:t>Cross-Country Heterogeneity</w:t>
        </w:r>
      </w:ins>
    </w:p>
    <w:p w14:paraId="0DD1951D" w14:textId="13AA86C3" w:rsidR="00B51AE5" w:rsidRDefault="00B51AE5" w:rsidP="00B51AE5">
      <w:pPr>
        <w:jc w:val="both"/>
        <w:rPr>
          <w:ins w:id="133" w:author="Eric Clower" w:date="2026-02-11T23:41:00Z" w16du:dateUtc="2026-02-12T04:41:00Z"/>
          <w:rFonts w:eastAsia="Times New Roman"/>
          <w:b/>
          <w:bCs/>
        </w:rPr>
      </w:pPr>
      <w:ins w:id="134" w:author="Eric Clower" w:date="2026-02-11T23:41:00Z" w16du:dateUtc="2026-02-12T04:41:00Z">
        <w:r>
          <w:rPr>
            <w:noProof/>
            <w14:ligatures w14:val="standardContextual"/>
          </w:rPr>
          <w:lastRenderedPageBreak/>
          <w:drawing>
            <wp:inline distT="0" distB="0" distL="0" distR="0" wp14:anchorId="10009A8B" wp14:editId="3B22480B">
              <wp:extent cx="6400800" cy="3470275"/>
              <wp:effectExtent l="0" t="0" r="0" b="0"/>
              <wp:docPr id="2" name="Picture 1">
                <a:extLst xmlns:a="http://schemas.openxmlformats.org/drawingml/2006/main">
                  <a:ext uri="{FF2B5EF4-FFF2-40B4-BE49-F238E27FC236}">
                    <a16:creationId xmlns:a16="http://schemas.microsoft.com/office/drawing/2014/main" id="{A60BCE5E-6FC3-1318-9C5C-BF36BC74C8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60BCE5E-6FC3-1318-9C5C-BF36BC74C8B4}"/>
                          </a:ext>
                        </a:extLst>
                      </pic:cNvPr>
                      <pic:cNvPicPr>
                        <a:picLocks noChangeAspect="1"/>
                      </pic:cNvPicPr>
                    </pic:nvPicPr>
                    <pic:blipFill>
                      <a:blip r:embed="rId17"/>
                      <a:stretch>
                        <a:fillRect/>
                      </a:stretch>
                    </pic:blipFill>
                    <pic:spPr>
                      <a:xfrm>
                        <a:off x="0" y="0"/>
                        <a:ext cx="6400800" cy="3470275"/>
                      </a:xfrm>
                      <a:prstGeom prst="rect">
                        <a:avLst/>
                      </a:prstGeom>
                    </pic:spPr>
                  </pic:pic>
                </a:graphicData>
              </a:graphic>
            </wp:inline>
          </w:drawing>
        </w:r>
      </w:ins>
    </w:p>
    <w:p w14:paraId="0B0CAB7A" w14:textId="34FA185B" w:rsidR="00B51AE5" w:rsidRDefault="00B51AE5" w:rsidP="00B51AE5">
      <w:pPr>
        <w:spacing w:before="100" w:beforeAutospacing="1" w:after="100" w:afterAutospacing="1" w:line="276" w:lineRule="auto"/>
        <w:jc w:val="both"/>
        <w:rPr>
          <w:ins w:id="135" w:author="Eric Clower" w:date="2026-02-11T23:42:00Z" w16du:dateUtc="2026-02-12T04:42:00Z"/>
          <w:rFonts w:eastAsia="Times New Roman" w:cs="Times New Roman"/>
          <w:b/>
          <w:bCs/>
          <w:spacing w:val="-2"/>
          <w:szCs w:val="24"/>
        </w:rPr>
      </w:pPr>
      <w:ins w:id="136" w:author="Eric Clower" w:date="2026-02-11T23:42:00Z" w16du:dateUtc="2026-02-12T04:42:00Z">
        <w:r w:rsidRPr="0073265E">
          <w:rPr>
            <w:b/>
            <w:bCs/>
            <w:szCs w:val="24"/>
          </w:rPr>
          <w:t xml:space="preserve">Figure </w:t>
        </w:r>
        <w:r>
          <w:rPr>
            <w:b/>
            <w:bCs/>
            <w:szCs w:val="24"/>
          </w:rPr>
          <w:t>6</w:t>
        </w:r>
        <w:r>
          <w:rPr>
            <w:b/>
            <w:bCs/>
            <w:szCs w:val="24"/>
          </w:rPr>
          <w:t xml:space="preserve">. </w:t>
        </w:r>
        <w:r>
          <w:rPr>
            <w:b/>
            <w:bCs/>
            <w:szCs w:val="24"/>
          </w:rPr>
          <w:t xml:space="preserve">Country Group Markov-Switching Unit Root </w:t>
        </w:r>
      </w:ins>
      <w:ins w:id="137" w:author="Eric Clower" w:date="2026-02-11T23:43:00Z" w16du:dateUtc="2026-02-12T04:43:00Z">
        <w:r>
          <w:rPr>
            <w:b/>
            <w:bCs/>
            <w:szCs w:val="24"/>
          </w:rPr>
          <w:t>Results</w:t>
        </w:r>
      </w:ins>
    </w:p>
    <w:p w14:paraId="316A6F7F" w14:textId="64E1872E" w:rsidR="00B51AE5" w:rsidRPr="00B51AE5" w:rsidRDefault="00B51AE5" w:rsidP="00B51AE5">
      <w:pPr>
        <w:jc w:val="both"/>
        <w:rPr>
          <w:ins w:id="138" w:author="Eric Clower" w:date="2026-02-11T23:44:00Z"/>
          <w:rFonts w:eastAsia="Times New Roman"/>
          <w:rPrChange w:id="139" w:author="Eric Clower" w:date="2026-02-11T23:44:00Z" w16du:dateUtc="2026-02-12T04:44:00Z">
            <w:rPr>
              <w:ins w:id="140" w:author="Eric Clower" w:date="2026-02-11T23:44:00Z"/>
              <w:rFonts w:eastAsia="Times New Roman"/>
              <w:b/>
              <w:bCs/>
            </w:rPr>
          </w:rPrChange>
        </w:rPr>
      </w:pPr>
      <w:ins w:id="141" w:author="Eric Clower" w:date="2026-02-11T23:44:00Z">
        <w:r w:rsidRPr="00B51AE5">
          <w:rPr>
            <w:rFonts w:eastAsia="Times New Roman"/>
            <w:rPrChange w:id="142" w:author="Eric Clower" w:date="2026-02-11T23:44:00Z" w16du:dateUtc="2026-02-12T04:44:00Z">
              <w:rPr>
                <w:rFonts w:eastAsia="Times New Roman"/>
                <w:b/>
                <w:bCs/>
              </w:rPr>
            </w:rPrChange>
          </w:rPr>
          <w:t xml:space="preserve">Figure </w:t>
        </w:r>
      </w:ins>
      <w:ins w:id="143" w:author="Eric Clower" w:date="2026-02-11T23:44:00Z" w16du:dateUtc="2026-02-12T04:44:00Z">
        <w:r>
          <w:rPr>
            <w:rFonts w:eastAsia="Times New Roman"/>
          </w:rPr>
          <w:t>6</w:t>
        </w:r>
      </w:ins>
      <w:ins w:id="144" w:author="Eric Clower" w:date="2026-02-11T23:44:00Z">
        <w:r w:rsidRPr="00B51AE5">
          <w:rPr>
            <w:rFonts w:eastAsia="Times New Roman"/>
            <w:rPrChange w:id="145" w:author="Eric Clower" w:date="2026-02-11T23:44:00Z" w16du:dateUtc="2026-02-12T04:44:00Z">
              <w:rPr>
                <w:rFonts w:eastAsia="Times New Roman"/>
                <w:b/>
                <w:bCs/>
              </w:rPr>
            </w:rPrChange>
          </w:rPr>
          <w:t xml:space="preserve"> disaggregates regime frequencies by country group. Clear differences emerge across development levels and regions.</w:t>
        </w:r>
      </w:ins>
    </w:p>
    <w:p w14:paraId="5B443247" w14:textId="77777777" w:rsidR="00B51AE5" w:rsidRPr="00B51AE5" w:rsidRDefault="00B51AE5" w:rsidP="00B51AE5">
      <w:pPr>
        <w:jc w:val="both"/>
        <w:rPr>
          <w:ins w:id="146" w:author="Eric Clower" w:date="2026-02-11T23:44:00Z"/>
          <w:rFonts w:eastAsia="Times New Roman"/>
          <w:rPrChange w:id="147" w:author="Eric Clower" w:date="2026-02-11T23:44:00Z" w16du:dateUtc="2026-02-12T04:44:00Z">
            <w:rPr>
              <w:ins w:id="148" w:author="Eric Clower" w:date="2026-02-11T23:44:00Z"/>
              <w:rFonts w:eastAsia="Times New Roman"/>
              <w:b/>
              <w:bCs/>
            </w:rPr>
          </w:rPrChange>
        </w:rPr>
      </w:pPr>
      <w:ins w:id="149" w:author="Eric Clower" w:date="2026-02-11T23:44:00Z">
        <w:r w:rsidRPr="00B51AE5">
          <w:rPr>
            <w:rFonts w:eastAsia="Times New Roman"/>
            <w:rPrChange w:id="150" w:author="Eric Clower" w:date="2026-02-11T23:44:00Z" w16du:dateUtc="2026-02-12T04:44:00Z">
              <w:rPr>
                <w:rFonts w:eastAsia="Times New Roman"/>
                <w:b/>
                <w:bCs/>
              </w:rPr>
            </w:rPrChange>
          </w:rPr>
          <w:t>Industrialized economies exhibit a high prevalence of unit root behavior (53.9 percent) and a substantial stationary component (44.9 percent), with explosive episodes accounting for only 1.2 percent of observations. Explosive dynamics are therefore extremely rare among advanced economies.</w:t>
        </w:r>
      </w:ins>
    </w:p>
    <w:p w14:paraId="6249B125" w14:textId="77777777" w:rsidR="00B51AE5" w:rsidRPr="00B51AE5" w:rsidRDefault="00B51AE5" w:rsidP="00B51AE5">
      <w:pPr>
        <w:jc w:val="both"/>
        <w:rPr>
          <w:ins w:id="151" w:author="Eric Clower" w:date="2026-02-11T23:44:00Z"/>
          <w:rFonts w:eastAsia="Times New Roman"/>
          <w:rPrChange w:id="152" w:author="Eric Clower" w:date="2026-02-11T23:44:00Z" w16du:dateUtc="2026-02-12T04:44:00Z">
            <w:rPr>
              <w:ins w:id="153" w:author="Eric Clower" w:date="2026-02-11T23:44:00Z"/>
              <w:rFonts w:eastAsia="Times New Roman"/>
              <w:b/>
              <w:bCs/>
            </w:rPr>
          </w:rPrChange>
        </w:rPr>
      </w:pPr>
      <w:ins w:id="154" w:author="Eric Clower" w:date="2026-02-11T23:44:00Z">
        <w:r w:rsidRPr="00B51AE5">
          <w:rPr>
            <w:rFonts w:eastAsia="Times New Roman"/>
            <w:rPrChange w:id="155" w:author="Eric Clower" w:date="2026-02-11T23:44:00Z" w16du:dateUtc="2026-02-12T04:44:00Z">
              <w:rPr>
                <w:rFonts w:eastAsia="Times New Roman"/>
                <w:b/>
                <w:bCs/>
              </w:rPr>
            </w:rPrChange>
          </w:rPr>
          <w:t>Emerging markets display greater instability. While unit root behavior remains dominant (55.9 percent), explosive episodes rise to 11.6 percent of observations. Less developed economies show a similar pattern, with 59.4 percent unit root and 8.3 percent explosive classifications.</w:t>
        </w:r>
      </w:ins>
    </w:p>
    <w:p w14:paraId="401DD319" w14:textId="77777777" w:rsidR="00B51AE5" w:rsidRPr="00B51AE5" w:rsidRDefault="00B51AE5" w:rsidP="00B51AE5">
      <w:pPr>
        <w:jc w:val="both"/>
        <w:rPr>
          <w:ins w:id="156" w:author="Eric Clower" w:date="2026-02-11T23:44:00Z"/>
          <w:rFonts w:eastAsia="Times New Roman"/>
          <w:rPrChange w:id="157" w:author="Eric Clower" w:date="2026-02-11T23:44:00Z" w16du:dateUtc="2026-02-12T04:44:00Z">
            <w:rPr>
              <w:ins w:id="158" w:author="Eric Clower" w:date="2026-02-11T23:44:00Z"/>
              <w:rFonts w:eastAsia="Times New Roman"/>
              <w:b/>
              <w:bCs/>
            </w:rPr>
          </w:rPrChange>
        </w:rPr>
      </w:pPr>
      <w:ins w:id="159" w:author="Eric Clower" w:date="2026-02-11T23:44:00Z">
        <w:r w:rsidRPr="00B51AE5">
          <w:rPr>
            <w:rFonts w:eastAsia="Times New Roman"/>
            <w:rPrChange w:id="160" w:author="Eric Clower" w:date="2026-02-11T23:44:00Z" w16du:dateUtc="2026-02-12T04:44:00Z">
              <w:rPr>
                <w:rFonts w:eastAsia="Times New Roman"/>
                <w:b/>
                <w:bCs/>
              </w:rPr>
            </w:rPrChange>
          </w:rPr>
          <w:t>Regional heterogeneity is also evident. Latin American economies exhibit the highest share of unit root behavior (62.0 percent) among reported groupings, while East Asian economies display a comparatively larger stationary component (45.2 percent). Euro area countries are characterized by dominant unit root behavior (58.8 percent) and minimal explosive episodes (2.7 percent).</w:t>
        </w:r>
      </w:ins>
    </w:p>
    <w:p w14:paraId="53384D2F" w14:textId="77777777" w:rsidR="00B51AE5" w:rsidRPr="00B51AE5" w:rsidRDefault="00B51AE5" w:rsidP="00B51AE5">
      <w:pPr>
        <w:jc w:val="both"/>
        <w:rPr>
          <w:ins w:id="161" w:author="Eric Clower" w:date="2026-02-11T23:44:00Z"/>
          <w:rFonts w:eastAsia="Times New Roman"/>
          <w:rPrChange w:id="162" w:author="Eric Clower" w:date="2026-02-11T23:44:00Z" w16du:dateUtc="2026-02-12T04:44:00Z">
            <w:rPr>
              <w:ins w:id="163" w:author="Eric Clower" w:date="2026-02-11T23:44:00Z"/>
              <w:rFonts w:eastAsia="Times New Roman"/>
              <w:b/>
              <w:bCs/>
            </w:rPr>
          </w:rPrChange>
        </w:rPr>
      </w:pPr>
      <w:ins w:id="164" w:author="Eric Clower" w:date="2026-02-11T23:44:00Z">
        <w:r w:rsidRPr="00B51AE5">
          <w:rPr>
            <w:rFonts w:eastAsia="Times New Roman"/>
            <w:rPrChange w:id="165" w:author="Eric Clower" w:date="2026-02-11T23:44:00Z" w16du:dateUtc="2026-02-12T04:44:00Z">
              <w:rPr>
                <w:rFonts w:eastAsia="Times New Roman"/>
                <w:b/>
                <w:bCs/>
              </w:rPr>
            </w:rPrChange>
          </w:rPr>
          <w:t>Taken together, these patterns indicate that regime dynamics are not uniform across country types. More developed economies tend to experience fewer explosive episodes, while emerging and developing economies exhibit greater exposure to explosive dynamics.</w:t>
        </w:r>
      </w:ins>
    </w:p>
    <w:p w14:paraId="115D8CCA" w14:textId="2C9FC6E1" w:rsidR="00B51AE5" w:rsidRDefault="00B51AE5" w:rsidP="00B51AE5">
      <w:pPr>
        <w:jc w:val="both"/>
        <w:rPr>
          <w:ins w:id="166" w:author="Eric Clower" w:date="2026-02-11T23:47:00Z" w16du:dateUtc="2026-02-12T04:47:00Z"/>
          <w:rFonts w:eastAsia="Times New Roman"/>
          <w:b/>
          <w:bCs/>
        </w:rPr>
      </w:pPr>
      <w:ins w:id="167" w:author="Eric Clower" w:date="2026-02-11T23:46:00Z" w16du:dateUtc="2026-02-12T04:46:00Z">
        <w:r w:rsidRPr="00842959">
          <w:rPr>
            <w:rFonts w:eastAsia="Times New Roman"/>
            <w:b/>
            <w:bCs/>
          </w:rPr>
          <w:t>4.</w:t>
        </w:r>
        <w:r>
          <w:rPr>
            <w:rFonts w:eastAsia="Times New Roman"/>
            <w:b/>
            <w:bCs/>
          </w:rPr>
          <w:t>3</w:t>
        </w:r>
        <w:r w:rsidRPr="00842959">
          <w:rPr>
            <w:rFonts w:eastAsia="Times New Roman"/>
            <w:b/>
            <w:bCs/>
          </w:rPr>
          <w:t xml:space="preserve"> </w:t>
        </w:r>
      </w:ins>
      <w:ins w:id="168" w:author="Eric Clower" w:date="2026-02-11T23:47:00Z" w16du:dateUtc="2026-02-12T04:47:00Z">
        <w:r w:rsidR="00B360FA" w:rsidRPr="00B360FA">
          <w:rPr>
            <w:rFonts w:eastAsia="Times New Roman"/>
            <w:b/>
            <w:bCs/>
          </w:rPr>
          <w:t>Time Evolution of Regimes</w:t>
        </w:r>
      </w:ins>
    </w:p>
    <w:p w14:paraId="70526BF9" w14:textId="2BBB038C" w:rsidR="00B360FA" w:rsidRPr="00B360FA" w:rsidRDefault="00B360FA" w:rsidP="00B360FA">
      <w:pPr>
        <w:jc w:val="both"/>
        <w:rPr>
          <w:ins w:id="169" w:author="Eric Clower" w:date="2026-02-11T23:47:00Z"/>
          <w:rFonts w:eastAsia="Times New Roman"/>
          <w:rPrChange w:id="170" w:author="Eric Clower" w:date="2026-02-11T23:47:00Z" w16du:dateUtc="2026-02-12T04:47:00Z">
            <w:rPr>
              <w:ins w:id="171" w:author="Eric Clower" w:date="2026-02-11T23:47:00Z"/>
              <w:rFonts w:eastAsia="Times New Roman"/>
              <w:b/>
              <w:bCs/>
            </w:rPr>
          </w:rPrChange>
        </w:rPr>
      </w:pPr>
      <w:ins w:id="172" w:author="Eric Clower" w:date="2026-02-11T23:47:00Z">
        <w:r w:rsidRPr="00B360FA">
          <w:rPr>
            <w:rFonts w:eastAsia="Times New Roman"/>
            <w:rPrChange w:id="173" w:author="Eric Clower" w:date="2026-02-11T23:47:00Z" w16du:dateUtc="2026-02-12T04:47:00Z">
              <w:rPr>
                <w:rFonts w:eastAsia="Times New Roman"/>
                <w:b/>
                <w:bCs/>
              </w:rPr>
            </w:rPrChange>
          </w:rPr>
          <w:t xml:space="preserve">Figure </w:t>
        </w:r>
      </w:ins>
      <w:ins w:id="174" w:author="Eric Clower" w:date="2026-02-11T23:50:00Z" w16du:dateUtc="2026-02-12T04:50:00Z">
        <w:r w:rsidR="00437778">
          <w:rPr>
            <w:rFonts w:eastAsia="Times New Roman"/>
          </w:rPr>
          <w:t>7</w:t>
        </w:r>
      </w:ins>
      <w:ins w:id="175" w:author="Eric Clower" w:date="2026-02-11T23:47:00Z">
        <w:r w:rsidRPr="00B360FA">
          <w:rPr>
            <w:rFonts w:eastAsia="Times New Roman"/>
            <w:rPrChange w:id="176" w:author="Eric Clower" w:date="2026-02-11T23:47:00Z" w16du:dateUtc="2026-02-12T04:47:00Z">
              <w:rPr>
                <w:rFonts w:eastAsia="Times New Roman"/>
                <w:b/>
                <w:bCs/>
              </w:rPr>
            </w:rPrChange>
          </w:rPr>
          <w:t xml:space="preserve"> presents the evolution of regime shares over time.</w:t>
        </w:r>
      </w:ins>
    </w:p>
    <w:p w14:paraId="250517C2" w14:textId="77777777" w:rsidR="00B360FA" w:rsidRPr="00B360FA" w:rsidRDefault="00B360FA" w:rsidP="00B360FA">
      <w:pPr>
        <w:jc w:val="both"/>
        <w:rPr>
          <w:ins w:id="177" w:author="Eric Clower" w:date="2026-02-11T23:47:00Z"/>
          <w:rFonts w:eastAsia="Times New Roman"/>
          <w:rPrChange w:id="178" w:author="Eric Clower" w:date="2026-02-11T23:47:00Z" w16du:dateUtc="2026-02-12T04:47:00Z">
            <w:rPr>
              <w:ins w:id="179" w:author="Eric Clower" w:date="2026-02-11T23:47:00Z"/>
              <w:rFonts w:eastAsia="Times New Roman"/>
              <w:b/>
              <w:bCs/>
            </w:rPr>
          </w:rPrChange>
        </w:rPr>
      </w:pPr>
      <w:ins w:id="180" w:author="Eric Clower" w:date="2026-02-11T23:47:00Z">
        <w:r w:rsidRPr="00B360FA">
          <w:rPr>
            <w:rFonts w:eastAsia="Times New Roman"/>
            <w:rPrChange w:id="181" w:author="Eric Clower" w:date="2026-02-11T23:47:00Z" w16du:dateUtc="2026-02-12T04:47:00Z">
              <w:rPr>
                <w:rFonts w:eastAsia="Times New Roman"/>
                <w:b/>
                <w:bCs/>
              </w:rPr>
            </w:rPrChange>
          </w:rPr>
          <w:lastRenderedPageBreak/>
          <w:t>The unit root regime remains the modal state throughout the sample period. The stationary share fluctuates cyclically but persists at economically meaningful levels. Explosive regimes appear intermittently and cluster in specific subperiods rather than being evenly distributed across time.</w:t>
        </w:r>
      </w:ins>
    </w:p>
    <w:p w14:paraId="56389D9E" w14:textId="29EB0B32" w:rsidR="00B360FA" w:rsidRPr="00B360FA" w:rsidRDefault="00B360FA" w:rsidP="00B51AE5">
      <w:pPr>
        <w:jc w:val="both"/>
        <w:rPr>
          <w:ins w:id="182" w:author="Eric Clower" w:date="2026-02-11T23:41:00Z" w16du:dateUtc="2026-02-12T04:41:00Z"/>
          <w:rFonts w:eastAsia="Times New Roman"/>
          <w:rPrChange w:id="183" w:author="Eric Clower" w:date="2026-02-11T23:48:00Z" w16du:dateUtc="2026-02-12T04:48:00Z">
            <w:rPr>
              <w:ins w:id="184" w:author="Eric Clower" w:date="2026-02-11T23:41:00Z" w16du:dateUtc="2026-02-12T04:41:00Z"/>
              <w:rFonts w:eastAsia="Times New Roman"/>
              <w:b/>
              <w:bCs/>
            </w:rPr>
          </w:rPrChange>
        </w:rPr>
      </w:pPr>
      <w:ins w:id="185" w:author="Eric Clower" w:date="2026-02-11T23:47:00Z">
        <w:r w:rsidRPr="00B360FA">
          <w:rPr>
            <w:rFonts w:eastAsia="Times New Roman"/>
            <w:rPrChange w:id="186" w:author="Eric Clower" w:date="2026-02-11T23:47:00Z" w16du:dateUtc="2026-02-12T04:47:00Z">
              <w:rPr>
                <w:rFonts w:eastAsia="Times New Roman"/>
                <w:b/>
                <w:bCs/>
              </w:rPr>
            </w:rPrChange>
          </w:rPr>
          <w:t>This temporal concentration supports the interpretation that explosive states correspond to discrete adjustment episodes rather than persistent structural features of external balances.</w:t>
        </w:r>
      </w:ins>
    </w:p>
    <w:p w14:paraId="1AA923BD" w14:textId="42122E61" w:rsidR="00B51AE5" w:rsidRPr="0073265E" w:rsidRDefault="00B360FA" w:rsidP="00B51AE5">
      <w:pPr>
        <w:jc w:val="both"/>
        <w:rPr>
          <w:rFonts w:eastAsia="Times New Roman"/>
        </w:rPr>
      </w:pPr>
      <w:ins w:id="187" w:author="Eric Clower" w:date="2026-02-11T23:47:00Z" w16du:dateUtc="2026-02-12T04:47:00Z">
        <w:r>
          <w:rPr>
            <w:noProof/>
            <w14:ligatures w14:val="standardContextual"/>
          </w:rPr>
          <w:drawing>
            <wp:inline distT="0" distB="0" distL="0" distR="0" wp14:anchorId="4E8A121C" wp14:editId="35CEC844">
              <wp:extent cx="6400800" cy="2534285"/>
              <wp:effectExtent l="0" t="0" r="0" b="0"/>
              <wp:docPr id="1478811442" name="Picture 2">
                <a:extLst xmlns:a="http://schemas.openxmlformats.org/drawingml/2006/main">
                  <a:ext uri="{FF2B5EF4-FFF2-40B4-BE49-F238E27FC236}">
                    <a16:creationId xmlns:a16="http://schemas.microsoft.com/office/drawing/2014/main" id="{41CC7E31-8A7E-BAD1-1781-8A1E6DB47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1CC7E31-8A7E-BAD1-1781-8A1E6DB479EB}"/>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2534285"/>
                      </a:xfrm>
                      <a:prstGeom prst="rect">
                        <a:avLst/>
                      </a:prstGeom>
                      <a:noFill/>
                    </pic:spPr>
                  </pic:pic>
                </a:graphicData>
              </a:graphic>
            </wp:inline>
          </w:drawing>
        </w:r>
      </w:ins>
    </w:p>
    <w:p w14:paraId="2FD95F52" w14:textId="5592A58F" w:rsidR="00B360FA" w:rsidRDefault="00B360FA" w:rsidP="00B360FA">
      <w:pPr>
        <w:spacing w:before="100" w:beforeAutospacing="1" w:after="100" w:afterAutospacing="1" w:line="276" w:lineRule="auto"/>
        <w:jc w:val="both"/>
        <w:rPr>
          <w:ins w:id="188" w:author="Eric Clower" w:date="2026-02-11T23:50:00Z" w16du:dateUtc="2026-02-12T04:50:00Z"/>
          <w:b/>
          <w:bCs/>
          <w:szCs w:val="24"/>
        </w:rPr>
      </w:pPr>
      <w:ins w:id="189" w:author="Eric Clower" w:date="2026-02-11T23:47:00Z" w16du:dateUtc="2026-02-12T04:47:00Z">
        <w:r w:rsidRPr="0073265E">
          <w:rPr>
            <w:b/>
            <w:bCs/>
            <w:szCs w:val="24"/>
          </w:rPr>
          <w:t xml:space="preserve">Figure </w:t>
        </w:r>
        <w:r>
          <w:rPr>
            <w:b/>
            <w:bCs/>
            <w:szCs w:val="24"/>
          </w:rPr>
          <w:t>7</w:t>
        </w:r>
        <w:r>
          <w:rPr>
            <w:b/>
            <w:bCs/>
            <w:szCs w:val="24"/>
          </w:rPr>
          <w:t xml:space="preserve">. </w:t>
        </w:r>
      </w:ins>
      <w:ins w:id="190" w:author="Eric Clower" w:date="2026-02-11T23:48:00Z" w16du:dateUtc="2026-02-12T04:48:00Z">
        <w:r>
          <w:rPr>
            <w:b/>
            <w:bCs/>
            <w:szCs w:val="24"/>
          </w:rPr>
          <w:t>Persistence Regimes Across Times</w:t>
        </w:r>
      </w:ins>
    </w:p>
    <w:p w14:paraId="74E303DA" w14:textId="1F51BFEC" w:rsidR="00437778" w:rsidRDefault="00437778" w:rsidP="00437778">
      <w:pPr>
        <w:jc w:val="both"/>
        <w:rPr>
          <w:ins w:id="191" w:author="Eric Clower" w:date="2026-02-11T23:50:00Z" w16du:dateUtc="2026-02-12T04:50:00Z"/>
          <w:rFonts w:eastAsia="Times New Roman"/>
          <w:b/>
          <w:bCs/>
        </w:rPr>
      </w:pPr>
      <w:ins w:id="192" w:author="Eric Clower" w:date="2026-02-11T23:50:00Z" w16du:dateUtc="2026-02-12T04:50:00Z">
        <w:r w:rsidRPr="00842959">
          <w:rPr>
            <w:rFonts w:eastAsia="Times New Roman"/>
            <w:b/>
            <w:bCs/>
          </w:rPr>
          <w:t>4.</w:t>
        </w:r>
        <w:r>
          <w:rPr>
            <w:rFonts w:eastAsia="Times New Roman"/>
            <w:b/>
            <w:bCs/>
          </w:rPr>
          <w:t>4</w:t>
        </w:r>
        <w:r w:rsidRPr="00842959">
          <w:rPr>
            <w:rFonts w:eastAsia="Times New Roman"/>
            <w:b/>
            <w:bCs/>
          </w:rPr>
          <w:t xml:space="preserve"> </w:t>
        </w:r>
      </w:ins>
      <w:ins w:id="193" w:author="Eric Clower" w:date="2026-02-11T23:51:00Z" w16du:dateUtc="2026-02-12T04:51:00Z">
        <w:r w:rsidRPr="00437778">
          <w:rPr>
            <w:rFonts w:eastAsia="Times New Roman"/>
            <w:b/>
            <w:bCs/>
          </w:rPr>
          <w:t>Implications for Second-Stage Analysis</w:t>
        </w:r>
      </w:ins>
    </w:p>
    <w:p w14:paraId="78D19B20" w14:textId="53870D6E" w:rsidR="00437778" w:rsidRPr="00437778" w:rsidRDefault="00437778" w:rsidP="00B360FA">
      <w:pPr>
        <w:spacing w:before="100" w:beforeAutospacing="1" w:after="100" w:afterAutospacing="1" w:line="276" w:lineRule="auto"/>
        <w:jc w:val="both"/>
        <w:rPr>
          <w:ins w:id="194" w:author="Eric Clower" w:date="2026-02-11T23:47:00Z" w16du:dateUtc="2026-02-12T04:47:00Z"/>
          <w:rFonts w:eastAsia="Times New Roman" w:cs="Times New Roman"/>
          <w:spacing w:val="-2"/>
          <w:szCs w:val="24"/>
          <w:rPrChange w:id="195" w:author="Eric Clower" w:date="2026-02-11T23:54:00Z" w16du:dateUtc="2026-02-12T04:54:00Z">
            <w:rPr>
              <w:ins w:id="196" w:author="Eric Clower" w:date="2026-02-11T23:47:00Z" w16du:dateUtc="2026-02-12T04:47:00Z"/>
              <w:rFonts w:eastAsia="Times New Roman" w:cs="Times New Roman"/>
              <w:b/>
              <w:bCs/>
              <w:spacing w:val="-2"/>
              <w:szCs w:val="24"/>
            </w:rPr>
          </w:rPrChange>
        </w:rPr>
      </w:pPr>
      <w:ins w:id="197" w:author="Eric Clower" w:date="2026-02-11T23:54:00Z" w16du:dateUtc="2026-02-12T04:54:00Z">
        <w:r w:rsidRPr="00437778">
          <w:rPr>
            <w:rFonts w:eastAsia="Times New Roman" w:cs="Times New Roman"/>
            <w:spacing w:val="-2"/>
            <w:szCs w:val="24"/>
            <w:rPrChange w:id="198" w:author="Eric Clower" w:date="2026-02-11T23:54:00Z" w16du:dateUtc="2026-02-12T04:54:00Z">
              <w:rPr>
                <w:rFonts w:eastAsia="Times New Roman" w:cs="Times New Roman"/>
                <w:b/>
                <w:bCs/>
                <w:spacing w:val="-2"/>
                <w:szCs w:val="24"/>
              </w:rPr>
            </w:rPrChange>
          </w:rPr>
          <w:t>The Markov-Switching analysis demonstrates that current account dynamics are characterized by meaningful regime heterogeneity across countries and over time. While unit root behavior is the modal state, stationary and explosive regimes occur with nontrivial frequency and exhibit systematic variation across development groups and regions. These findings raise a natural question: which structural and macroeconomic characteristics are associated with a country being in one regime rather than another? To address this question, we aggregate quarterly regime classifications to the annual level and estimate a multinomial logit model in which the dependent variable is the prevailing current account regime. This second-stage analysis allows us to examine how fiscal, trade, financial, and institutional factors are related to the likelihood of stationary, unit root, or explosive dynamics.</w:t>
        </w:r>
      </w:ins>
    </w:p>
    <w:p w14:paraId="35CCEF47" w14:textId="6C71FF65" w:rsidR="00537A08" w:rsidRPr="00935EAC" w:rsidRDefault="00537A08">
      <w:pPr>
        <w:rPr>
          <w:rFonts w:eastAsia="Times New Roman"/>
        </w:rPr>
      </w:pPr>
      <w:r w:rsidRPr="00935EAC">
        <w:rPr>
          <w:rFonts w:eastAsia="Times New Roman"/>
        </w:rPr>
        <w:br w:type="page"/>
      </w:r>
    </w:p>
    <w:p w14:paraId="10253604" w14:textId="3E6215E1" w:rsidR="00514562" w:rsidRPr="007347B7" w:rsidRDefault="00FD4624" w:rsidP="0073265E">
      <w:pPr>
        <w:rPr>
          <w:bCs/>
        </w:rPr>
      </w:pPr>
      <w:r w:rsidRPr="0073265E">
        <w:rPr>
          <w:rFonts w:eastAsia="Times New Roman"/>
          <w:b/>
          <w:bCs/>
        </w:rPr>
        <w:lastRenderedPageBreak/>
        <w:t xml:space="preserve">4. </w:t>
      </w:r>
      <w:bookmarkStart w:id="199" w:name="Empirical_results"/>
      <w:bookmarkStart w:id="200" w:name="_bookmark6"/>
      <w:bookmarkEnd w:id="199"/>
      <w:bookmarkEnd w:id="200"/>
      <w:r w:rsidR="00B75B8F" w:rsidRPr="0073265E">
        <w:rPr>
          <w:b/>
          <w:bCs/>
        </w:rPr>
        <w:t>Determinants of current account persistence</w:t>
      </w:r>
    </w:p>
    <w:p w14:paraId="7665210C" w14:textId="77777777" w:rsidR="00F60CC8" w:rsidRPr="00F60CC8" w:rsidRDefault="00F60CC8" w:rsidP="00F60CC8">
      <w:pPr>
        <w:widowControl w:val="0"/>
        <w:autoSpaceDE w:val="0"/>
        <w:autoSpaceDN w:val="0"/>
        <w:spacing w:before="2" w:after="0" w:line="276" w:lineRule="auto"/>
        <w:jc w:val="both"/>
        <w:rPr>
          <w:ins w:id="201" w:author="Eric Clower" w:date="2026-02-11T22:27:00Z"/>
          <w:rFonts w:eastAsia="Times New Roman"/>
          <w:rPrChange w:id="202" w:author="Eric Clower" w:date="2026-02-11T22:27:00Z" w16du:dateUtc="2026-02-12T03:27:00Z">
            <w:rPr>
              <w:ins w:id="203" w:author="Eric Clower" w:date="2026-02-11T22:27:00Z"/>
              <w:rFonts w:eastAsia="Times New Roman" w:cs="Times New Roman"/>
              <w:bCs/>
              <w:sz w:val="22"/>
              <w:szCs w:val="16"/>
            </w:rPr>
          </w:rPrChange>
        </w:rPr>
      </w:pPr>
      <w:ins w:id="204" w:author="Eric Clower" w:date="2026-02-11T22:27:00Z">
        <w:r w:rsidRPr="00F60CC8">
          <w:rPr>
            <w:rFonts w:eastAsia="Times New Roman"/>
            <w:rPrChange w:id="205" w:author="Eric Clower" w:date="2026-02-11T22:27:00Z" w16du:dateUtc="2026-02-12T03:27:00Z">
              <w:rPr>
                <w:rFonts w:eastAsia="Times New Roman" w:cs="Times New Roman"/>
                <w:bCs/>
                <w:sz w:val="22"/>
                <w:szCs w:val="16"/>
              </w:rPr>
            </w:rPrChange>
          </w:rPr>
          <w:t>The Markov-switching framework provides country-specific classifications of current account dynamics into stationary, unit-root, and explosive regimes. While this characterization establishes the nonlinear nature of current account behavior, it does not explain why countries transition across these regimes. The next step is therefore to investigate whether macroeconomic, institutional, and structural variables systematically predict the likelihood that a country-year observation falls into a given persistence regime.</w:t>
        </w:r>
      </w:ins>
    </w:p>
    <w:p w14:paraId="36D18DCE" w14:textId="77777777" w:rsidR="00F60CC8" w:rsidRDefault="00F60CC8" w:rsidP="00F60CC8">
      <w:pPr>
        <w:widowControl w:val="0"/>
        <w:autoSpaceDE w:val="0"/>
        <w:autoSpaceDN w:val="0"/>
        <w:spacing w:before="2" w:after="0" w:line="276" w:lineRule="auto"/>
        <w:jc w:val="both"/>
        <w:rPr>
          <w:ins w:id="206" w:author="Eric Clower" w:date="2026-02-11T22:28:00Z" w16du:dateUtc="2026-02-12T03:28:00Z"/>
          <w:rFonts w:eastAsia="Times New Roman"/>
        </w:rPr>
      </w:pPr>
    </w:p>
    <w:p w14:paraId="20B1B03D" w14:textId="4D9E3478" w:rsidR="00F60CC8" w:rsidRPr="00F60CC8" w:rsidRDefault="00F60CC8" w:rsidP="00F60CC8">
      <w:pPr>
        <w:widowControl w:val="0"/>
        <w:autoSpaceDE w:val="0"/>
        <w:autoSpaceDN w:val="0"/>
        <w:spacing w:before="2" w:after="0" w:line="276" w:lineRule="auto"/>
        <w:jc w:val="both"/>
        <w:rPr>
          <w:ins w:id="207" w:author="Eric Clower" w:date="2026-02-11T22:27:00Z"/>
          <w:rFonts w:eastAsia="Times New Roman"/>
          <w:rPrChange w:id="208" w:author="Eric Clower" w:date="2026-02-11T22:27:00Z" w16du:dateUtc="2026-02-12T03:27:00Z">
            <w:rPr>
              <w:ins w:id="209" w:author="Eric Clower" w:date="2026-02-11T22:27:00Z"/>
              <w:rFonts w:eastAsia="Times New Roman" w:cs="Times New Roman"/>
              <w:bCs/>
              <w:sz w:val="22"/>
              <w:szCs w:val="16"/>
            </w:rPr>
          </w:rPrChange>
        </w:rPr>
      </w:pPr>
      <w:ins w:id="210" w:author="Eric Clower" w:date="2026-02-11T22:27:00Z">
        <w:r w:rsidRPr="00F60CC8">
          <w:rPr>
            <w:rFonts w:eastAsia="Times New Roman"/>
            <w:rPrChange w:id="211" w:author="Eric Clower" w:date="2026-02-11T22:27:00Z" w16du:dateUtc="2026-02-12T03:27:00Z">
              <w:rPr>
                <w:rFonts w:eastAsia="Times New Roman" w:cs="Times New Roman"/>
                <w:bCs/>
                <w:sz w:val="22"/>
                <w:szCs w:val="16"/>
              </w:rPr>
            </w:rPrChange>
          </w:rPr>
          <w:t xml:space="preserve">For each country and quarter, we assign the regime corresponding to the highest filtered probability from the Markov-switching estimation. This produces a three-category outcome variable: Stationary, Unit Root, and Explosive. We then estimate a multinomial logit model in which the probability of observing regime </w:t>
        </w:r>
      </w:ins>
      <m:oMath>
        <m:r>
          <w:ins w:id="212" w:author="Eric Clower" w:date="2026-02-11T22:27:00Z">
            <w:rPr>
              <w:rFonts w:ascii="Cambria Math" w:eastAsia="Times New Roman" w:hAnsi="Cambria Math"/>
              <w:rPrChange w:id="213" w:author="Eric Clower" w:date="2026-02-11T22:27:00Z" w16du:dateUtc="2026-02-12T03:27:00Z">
                <w:rPr>
                  <w:rFonts w:ascii="Cambria Math" w:eastAsia="Times New Roman" w:hAnsi="Cambria Math" w:cs="Times New Roman"/>
                  <w:sz w:val="22"/>
                  <w:szCs w:val="16"/>
                </w:rPr>
              </w:rPrChange>
            </w:rPr>
            <m:t>j</m:t>
          </w:ins>
        </m:r>
        <m:r>
          <w:ins w:id="214" w:author="Eric Clower" w:date="2026-02-11T22:27:00Z">
            <m:rPr>
              <m:sty m:val="p"/>
            </m:rPr>
            <w:rPr>
              <w:rFonts w:ascii="Cambria Math" w:eastAsia="Times New Roman" w:hAnsi="Cambria Math"/>
              <w:rPrChange w:id="215" w:author="Eric Clower" w:date="2026-02-11T22:27:00Z" w16du:dateUtc="2026-02-12T03:27:00Z">
                <w:rPr>
                  <w:rFonts w:ascii="Cambria Math" w:eastAsia="Times New Roman" w:hAnsi="Cambria Math" w:cs="Times New Roman"/>
                  <w:sz w:val="22"/>
                  <w:szCs w:val="16"/>
                </w:rPr>
              </w:rPrChange>
            </w:rPr>
            <m:t>∈</m:t>
          </w:ins>
        </m:r>
        <m:d>
          <m:dPr>
            <m:begChr m:val="{"/>
            <m:endChr m:val="}"/>
            <m:ctrlPr>
              <w:ins w:id="216" w:author="Eric Clower" w:date="2026-02-11T22:27:00Z">
                <w:rPr>
                  <w:rFonts w:ascii="Cambria Math" w:eastAsia="Times New Roman" w:hAnsi="Cambria Math"/>
                </w:rPr>
              </w:ins>
            </m:ctrlPr>
          </m:dPr>
          <m:e>
            <m:r>
              <w:ins w:id="217" w:author="Eric Clower" w:date="2026-02-11T22:27:00Z">
                <w:rPr>
                  <w:rFonts w:ascii="Cambria Math" w:eastAsia="Times New Roman" w:hAnsi="Cambria Math"/>
                  <w:rPrChange w:id="218" w:author="Eric Clower" w:date="2026-02-11T22:27:00Z" w16du:dateUtc="2026-02-12T03:27:00Z">
                    <w:rPr>
                      <w:rFonts w:ascii="Cambria Math" w:eastAsia="Times New Roman" w:hAnsi="Cambria Math" w:cs="Times New Roman"/>
                      <w:sz w:val="22"/>
                      <w:szCs w:val="16"/>
                    </w:rPr>
                  </w:rPrChange>
                </w:rPr>
                <m:t>S</m:t>
              </w:ins>
            </m:r>
            <m:r>
              <w:ins w:id="219" w:author="Eric Clower" w:date="2026-02-11T22:27:00Z">
                <m:rPr>
                  <m:sty m:val="p"/>
                </m:rPr>
                <w:rPr>
                  <w:rFonts w:ascii="Cambria Math" w:eastAsia="Times New Roman" w:hAnsi="Cambria Math"/>
                  <w:rPrChange w:id="220" w:author="Eric Clower" w:date="2026-02-11T22:27:00Z" w16du:dateUtc="2026-02-12T03:27:00Z">
                    <w:rPr>
                      <w:rFonts w:ascii="Cambria Math" w:eastAsia="Times New Roman" w:hAnsi="Cambria Math" w:cs="Times New Roman"/>
                      <w:sz w:val="22"/>
                      <w:szCs w:val="16"/>
                    </w:rPr>
                  </w:rPrChange>
                </w:rPr>
                <m:t>,</m:t>
              </w:ins>
            </m:r>
            <m:r>
              <w:ins w:id="221" w:author="Eric Clower" w:date="2026-02-11T22:27:00Z">
                <w:rPr>
                  <w:rFonts w:ascii="Cambria Math" w:eastAsia="Times New Roman" w:hAnsi="Cambria Math"/>
                  <w:rPrChange w:id="222" w:author="Eric Clower" w:date="2026-02-11T22:27:00Z" w16du:dateUtc="2026-02-12T03:27:00Z">
                    <w:rPr>
                      <w:rFonts w:ascii="Cambria Math" w:eastAsia="Times New Roman" w:hAnsi="Cambria Math" w:cs="Times New Roman"/>
                      <w:sz w:val="22"/>
                      <w:szCs w:val="16"/>
                    </w:rPr>
                  </w:rPrChange>
                </w:rPr>
                <m:t>U</m:t>
              </w:ins>
            </m:r>
            <m:r>
              <w:ins w:id="223" w:author="Eric Clower" w:date="2026-02-11T22:27:00Z">
                <m:rPr>
                  <m:sty m:val="p"/>
                </m:rPr>
                <w:rPr>
                  <w:rFonts w:ascii="Cambria Math" w:eastAsia="Times New Roman" w:hAnsi="Cambria Math"/>
                  <w:rPrChange w:id="224" w:author="Eric Clower" w:date="2026-02-11T22:27:00Z" w16du:dateUtc="2026-02-12T03:27:00Z">
                    <w:rPr>
                      <w:rFonts w:ascii="Cambria Math" w:eastAsia="Times New Roman" w:hAnsi="Cambria Math" w:cs="Times New Roman"/>
                      <w:sz w:val="22"/>
                      <w:szCs w:val="16"/>
                    </w:rPr>
                  </w:rPrChange>
                </w:rPr>
                <m:t>,</m:t>
              </w:ins>
            </m:r>
            <m:r>
              <w:ins w:id="225" w:author="Eric Clower" w:date="2026-02-11T22:27:00Z">
                <w:rPr>
                  <w:rFonts w:ascii="Cambria Math" w:eastAsia="Times New Roman" w:hAnsi="Cambria Math"/>
                  <w:rPrChange w:id="226" w:author="Eric Clower" w:date="2026-02-11T22:27:00Z" w16du:dateUtc="2026-02-12T03:27:00Z">
                    <w:rPr>
                      <w:rFonts w:ascii="Cambria Math" w:eastAsia="Times New Roman" w:hAnsi="Cambria Math" w:cs="Times New Roman"/>
                      <w:sz w:val="22"/>
                      <w:szCs w:val="16"/>
                    </w:rPr>
                  </w:rPrChange>
                </w:rPr>
                <m:t>E</m:t>
              </w:ins>
            </m:r>
          </m:e>
        </m:d>
        <m:r>
          <w:ins w:id="227" w:author="Eric Clower" w:date="2026-02-11T22:29:00Z" w16du:dateUtc="2026-02-12T03:29:00Z">
            <w:rPr>
              <w:rFonts w:ascii="Cambria Math" w:eastAsia="Times New Roman" w:hAnsi="Cambria Math"/>
            </w:rPr>
            <m:t xml:space="preserve"> </m:t>
          </w:ins>
        </m:r>
      </m:oMath>
      <w:ins w:id="228" w:author="Eric Clower" w:date="2026-02-11T22:27:00Z">
        <w:r w:rsidRPr="00F60CC8">
          <w:rPr>
            <w:rFonts w:eastAsia="Times New Roman"/>
            <w:rPrChange w:id="229" w:author="Eric Clower" w:date="2026-02-11T22:27:00Z" w16du:dateUtc="2026-02-12T03:27:00Z">
              <w:rPr>
                <w:rFonts w:eastAsia="Times New Roman" w:cs="Times New Roman"/>
                <w:bCs/>
                <w:sz w:val="22"/>
                <w:szCs w:val="16"/>
              </w:rPr>
            </w:rPrChange>
          </w:rPr>
          <w:t>is modeled as a function of lagged macroeconomic and structural characteristics.</w:t>
        </w:r>
      </w:ins>
    </w:p>
    <w:p w14:paraId="1EABD87F" w14:textId="77777777" w:rsidR="00F60CC8" w:rsidRDefault="00F60CC8" w:rsidP="00F60CC8">
      <w:pPr>
        <w:widowControl w:val="0"/>
        <w:autoSpaceDE w:val="0"/>
        <w:autoSpaceDN w:val="0"/>
        <w:spacing w:before="2" w:after="0" w:line="276" w:lineRule="auto"/>
        <w:jc w:val="both"/>
        <w:rPr>
          <w:ins w:id="230" w:author="Eric Clower" w:date="2026-02-11T22:28:00Z" w16du:dateUtc="2026-02-12T03:28:00Z"/>
          <w:rFonts w:eastAsia="Times New Roman"/>
        </w:rPr>
      </w:pPr>
    </w:p>
    <w:p w14:paraId="5BC2D6C5" w14:textId="59FB745C" w:rsidR="00F60CC8" w:rsidRPr="00F60CC8" w:rsidRDefault="00F60CC8" w:rsidP="00F60CC8">
      <w:pPr>
        <w:widowControl w:val="0"/>
        <w:autoSpaceDE w:val="0"/>
        <w:autoSpaceDN w:val="0"/>
        <w:spacing w:before="2" w:after="0" w:line="276" w:lineRule="auto"/>
        <w:jc w:val="both"/>
        <w:rPr>
          <w:ins w:id="231" w:author="Eric Clower" w:date="2026-02-11T22:27:00Z"/>
          <w:rFonts w:eastAsia="Times New Roman"/>
          <w:rPrChange w:id="232" w:author="Eric Clower" w:date="2026-02-11T22:27:00Z" w16du:dateUtc="2026-02-12T03:27:00Z">
            <w:rPr>
              <w:ins w:id="233" w:author="Eric Clower" w:date="2026-02-11T22:27:00Z"/>
              <w:rFonts w:eastAsia="Times New Roman" w:cs="Times New Roman"/>
              <w:bCs/>
              <w:sz w:val="22"/>
              <w:szCs w:val="16"/>
            </w:rPr>
          </w:rPrChange>
        </w:rPr>
      </w:pPr>
      <w:ins w:id="234" w:author="Eric Clower" w:date="2026-02-11T22:27:00Z">
        <w:r w:rsidRPr="00F60CC8">
          <w:rPr>
            <w:rFonts w:eastAsia="Times New Roman"/>
            <w:rPrChange w:id="235" w:author="Eric Clower" w:date="2026-02-11T22:27:00Z" w16du:dateUtc="2026-02-12T03:27:00Z">
              <w:rPr>
                <w:rFonts w:eastAsia="Times New Roman" w:cs="Times New Roman"/>
                <w:bCs/>
                <w:sz w:val="22"/>
                <w:szCs w:val="16"/>
              </w:rPr>
            </w:rPrChange>
          </w:rPr>
          <w:t>The multinomial logit specification allows regime probabilities to vary flexibly with fundamentals while preserving a clear interpretation of relative odds. Because the regime classification is discrete and unordered, this framework is well suited to examining whether structural characteristics systematically shift the likelihood of persistent or explosive current account behavior relative to stationary dynamics.</w:t>
        </w:r>
      </w:ins>
    </w:p>
    <w:p w14:paraId="325F1A9A" w14:textId="77777777" w:rsidR="00F60CC8" w:rsidRDefault="00F60CC8" w:rsidP="00F60CC8">
      <w:pPr>
        <w:widowControl w:val="0"/>
        <w:autoSpaceDE w:val="0"/>
        <w:autoSpaceDN w:val="0"/>
        <w:spacing w:before="2" w:after="0" w:line="276" w:lineRule="auto"/>
        <w:jc w:val="both"/>
        <w:rPr>
          <w:ins w:id="236" w:author="Eric Clower" w:date="2026-02-11T22:28:00Z" w16du:dateUtc="2026-02-12T03:28:00Z"/>
          <w:rFonts w:eastAsia="Times New Roman"/>
        </w:rPr>
      </w:pPr>
    </w:p>
    <w:p w14:paraId="5CB62FC3" w14:textId="43DA8CFA" w:rsidR="00F60CC8" w:rsidRPr="00F60CC8" w:rsidRDefault="00F60CC8" w:rsidP="00F60CC8">
      <w:pPr>
        <w:widowControl w:val="0"/>
        <w:autoSpaceDE w:val="0"/>
        <w:autoSpaceDN w:val="0"/>
        <w:spacing w:before="2" w:after="0" w:line="276" w:lineRule="auto"/>
        <w:jc w:val="both"/>
        <w:rPr>
          <w:ins w:id="237" w:author="Eric Clower" w:date="2026-02-11T22:27:00Z"/>
          <w:rFonts w:eastAsia="Times New Roman"/>
          <w:rPrChange w:id="238" w:author="Eric Clower" w:date="2026-02-11T22:27:00Z" w16du:dateUtc="2026-02-12T03:27:00Z">
            <w:rPr>
              <w:ins w:id="239" w:author="Eric Clower" w:date="2026-02-11T22:27:00Z"/>
              <w:rFonts w:eastAsia="Times New Roman" w:cs="Times New Roman"/>
              <w:bCs/>
              <w:sz w:val="22"/>
              <w:szCs w:val="16"/>
            </w:rPr>
          </w:rPrChange>
        </w:rPr>
      </w:pPr>
      <w:ins w:id="240" w:author="Eric Clower" w:date="2026-02-11T22:27:00Z">
        <w:r w:rsidRPr="00F60CC8">
          <w:rPr>
            <w:rFonts w:eastAsia="Times New Roman"/>
            <w:rPrChange w:id="241" w:author="Eric Clower" w:date="2026-02-11T22:27:00Z" w16du:dateUtc="2026-02-12T03:27:00Z">
              <w:rPr>
                <w:rFonts w:eastAsia="Times New Roman" w:cs="Times New Roman"/>
                <w:bCs/>
                <w:sz w:val="22"/>
                <w:szCs w:val="16"/>
              </w:rPr>
            </w:rPrChange>
          </w:rPr>
          <w:t>To account for within-country correlation in unobserved shocks, all standard errors are clustered at the country level.</w:t>
        </w:r>
      </w:ins>
    </w:p>
    <w:p w14:paraId="577108FF" w14:textId="77777777" w:rsidR="00514562" w:rsidRPr="00935EAC" w:rsidRDefault="00514562" w:rsidP="0073265E">
      <w:pPr>
        <w:widowControl w:val="0"/>
        <w:autoSpaceDE w:val="0"/>
        <w:autoSpaceDN w:val="0"/>
        <w:spacing w:before="2" w:after="0" w:line="276" w:lineRule="auto"/>
        <w:jc w:val="both"/>
        <w:rPr>
          <w:rFonts w:eastAsia="Times New Roman" w:cs="Times New Roman"/>
          <w:bCs/>
          <w:sz w:val="22"/>
          <w:szCs w:val="16"/>
        </w:rPr>
      </w:pPr>
    </w:p>
    <w:p w14:paraId="2672F914" w14:textId="77777777" w:rsidR="00514562" w:rsidRPr="00935EAC" w:rsidRDefault="00514562" w:rsidP="0073265E">
      <w:pPr>
        <w:widowControl w:val="0"/>
        <w:autoSpaceDE w:val="0"/>
        <w:autoSpaceDN w:val="0"/>
        <w:spacing w:before="8" w:after="0" w:line="276" w:lineRule="auto"/>
        <w:jc w:val="both"/>
        <w:rPr>
          <w:rFonts w:eastAsia="Times New Roman" w:cs="Times New Roman"/>
          <w:bCs/>
          <w:sz w:val="22"/>
          <w:szCs w:val="16"/>
        </w:rPr>
      </w:pPr>
    </w:p>
    <w:p w14:paraId="23CA30F6" w14:textId="77777777" w:rsidR="00514562" w:rsidRPr="00935EAC" w:rsidRDefault="00514562" w:rsidP="0073265E">
      <w:pPr>
        <w:widowControl w:val="0"/>
        <w:tabs>
          <w:tab w:val="left" w:pos="634"/>
        </w:tabs>
        <w:autoSpaceDE w:val="0"/>
        <w:autoSpaceDN w:val="0"/>
        <w:spacing w:after="0" w:line="276" w:lineRule="auto"/>
        <w:jc w:val="both"/>
        <w:rPr>
          <w:rFonts w:eastAsia="Times New Roman" w:cs="Times New Roman"/>
          <w:i/>
        </w:rPr>
      </w:pPr>
      <w:bookmarkStart w:id="242" w:name="Overview_of_the_results"/>
      <w:bookmarkEnd w:id="242"/>
      <w:r w:rsidRPr="00935EAC">
        <w:rPr>
          <w:rFonts w:eastAsia="Times New Roman" w:cs="Times New Roman"/>
          <w:i/>
        </w:rPr>
        <w:t>Overview</w:t>
      </w:r>
      <w:r w:rsidRPr="00935EAC">
        <w:rPr>
          <w:rFonts w:eastAsia="Times New Roman" w:cs="Times New Roman"/>
          <w:i/>
          <w:spacing w:val="-7"/>
        </w:rPr>
        <w:t xml:space="preserve"> </w:t>
      </w:r>
      <w:r w:rsidRPr="00935EAC">
        <w:rPr>
          <w:rFonts w:eastAsia="Times New Roman" w:cs="Times New Roman"/>
          <w:i/>
        </w:rPr>
        <w:t>of</w:t>
      </w:r>
      <w:r w:rsidRPr="00935EAC">
        <w:rPr>
          <w:rFonts w:eastAsia="Times New Roman" w:cs="Times New Roman"/>
          <w:i/>
          <w:spacing w:val="-7"/>
        </w:rPr>
        <w:t xml:space="preserve"> </w:t>
      </w:r>
      <w:r w:rsidRPr="00935EAC">
        <w:rPr>
          <w:rFonts w:eastAsia="Times New Roman" w:cs="Times New Roman"/>
          <w:i/>
        </w:rPr>
        <w:t>the</w:t>
      </w:r>
      <w:r w:rsidRPr="00935EAC">
        <w:rPr>
          <w:rFonts w:eastAsia="Times New Roman" w:cs="Times New Roman"/>
          <w:i/>
          <w:spacing w:val="-7"/>
        </w:rPr>
        <w:t xml:space="preserve"> </w:t>
      </w:r>
      <w:r w:rsidRPr="00935EAC">
        <w:rPr>
          <w:rFonts w:eastAsia="Times New Roman" w:cs="Times New Roman"/>
          <w:i/>
          <w:spacing w:val="-2"/>
        </w:rPr>
        <w:t>results</w:t>
      </w:r>
    </w:p>
    <w:p w14:paraId="1EC505CA" w14:textId="3540746B" w:rsidR="00537A08" w:rsidRPr="00935EAC" w:rsidRDefault="00514562" w:rsidP="00FD4624">
      <w:pPr>
        <w:widowControl w:val="0"/>
        <w:autoSpaceDE w:val="0"/>
        <w:autoSpaceDN w:val="0"/>
        <w:spacing w:before="262" w:after="0" w:line="276" w:lineRule="auto"/>
        <w:ind w:right="115"/>
        <w:jc w:val="both"/>
        <w:rPr>
          <w:rFonts w:eastAsia="Times New Roman" w:cs="Times New Roman"/>
          <w:spacing w:val="40"/>
          <w:szCs w:val="24"/>
        </w:rPr>
      </w:pPr>
      <w:r w:rsidRPr="00935EAC">
        <w:rPr>
          <w:rFonts w:eastAsia="Times New Roman" w:cs="Times New Roman"/>
          <w:szCs w:val="24"/>
        </w:rPr>
        <w:t>In this subsection, we give an overview of the results found in our research, as we run several sub-sample analyses and use several types of econometric models.</w:t>
      </w:r>
      <w:r w:rsidRPr="00935EAC">
        <w:rPr>
          <w:rFonts w:eastAsia="Times New Roman" w:cs="Times New Roman"/>
          <w:spacing w:val="40"/>
          <w:szCs w:val="24"/>
        </w:rPr>
        <w:t xml:space="preserve"> </w:t>
      </w:r>
    </w:p>
    <w:p w14:paraId="04BF02BE" w14:textId="77777777" w:rsidR="00537A08" w:rsidRPr="00935EAC" w:rsidRDefault="00537A08">
      <w:pPr>
        <w:rPr>
          <w:rFonts w:eastAsia="Times New Roman" w:cs="Times New Roman"/>
          <w:spacing w:val="40"/>
          <w:szCs w:val="24"/>
        </w:rPr>
      </w:pPr>
      <w:r w:rsidRPr="00935EAC">
        <w:rPr>
          <w:rFonts w:eastAsia="Times New Roman" w:cs="Times New Roman"/>
          <w:spacing w:val="40"/>
          <w:szCs w:val="24"/>
        </w:rPr>
        <w:br w:type="page"/>
      </w:r>
    </w:p>
    <w:p w14:paraId="3770FB41" w14:textId="7BF63EDD" w:rsidR="00514562" w:rsidRPr="0073265E" w:rsidRDefault="00537A08" w:rsidP="0073265E">
      <w:pPr>
        <w:rPr>
          <w:rFonts w:eastAsia="Times New Roman"/>
          <w:b/>
          <w:bCs/>
        </w:rPr>
      </w:pPr>
      <w:bookmarkStart w:id="243" w:name="Conclusion"/>
      <w:bookmarkStart w:id="244" w:name="_bookmark16"/>
      <w:bookmarkEnd w:id="243"/>
      <w:bookmarkEnd w:id="244"/>
      <w:r w:rsidRPr="0073265E">
        <w:rPr>
          <w:rFonts w:eastAsia="Times New Roman"/>
          <w:b/>
          <w:bCs/>
        </w:rPr>
        <w:lastRenderedPageBreak/>
        <w:t xml:space="preserve">5. </w:t>
      </w:r>
      <w:r w:rsidR="00514562" w:rsidRPr="0073265E">
        <w:rPr>
          <w:rFonts w:eastAsia="Times New Roman"/>
          <w:b/>
          <w:bCs/>
        </w:rPr>
        <w:t>Concl</w:t>
      </w:r>
      <w:r w:rsidR="00B75B8F" w:rsidRPr="0073265E">
        <w:rPr>
          <w:rFonts w:eastAsia="Times New Roman"/>
          <w:b/>
          <w:bCs/>
        </w:rPr>
        <w:t>uding remarks</w:t>
      </w:r>
    </w:p>
    <w:p w14:paraId="2ACEBF69" w14:textId="77777777" w:rsidR="00FD4624" w:rsidRPr="00935EAC" w:rsidRDefault="00FD4624" w:rsidP="0073265E">
      <w:pPr>
        <w:rPr>
          <w:rFonts w:eastAsia="Times New Roman"/>
        </w:rPr>
      </w:pPr>
    </w:p>
    <w:p w14:paraId="0951278A" w14:textId="77777777" w:rsidR="00514562" w:rsidRPr="00935EAC" w:rsidRDefault="00514562" w:rsidP="0073265E">
      <w:pPr>
        <w:widowControl w:val="0"/>
        <w:autoSpaceDE w:val="0"/>
        <w:autoSpaceDN w:val="0"/>
        <w:spacing w:after="0" w:line="276" w:lineRule="auto"/>
        <w:jc w:val="both"/>
        <w:rPr>
          <w:rFonts w:eastAsia="Times New Roman" w:cs="Times New Roman"/>
          <w:sz w:val="20"/>
        </w:rPr>
      </w:pPr>
      <w:r w:rsidRPr="00935EAC">
        <w:rPr>
          <w:rFonts w:eastAsia="Times New Roman" w:cs="Times New Roman"/>
          <w:b/>
          <w:bCs/>
          <w:sz w:val="20"/>
        </w:rPr>
        <w:br w:type="page"/>
      </w:r>
    </w:p>
    <w:p w14:paraId="09667C0E" w14:textId="77777777" w:rsidR="00514562" w:rsidRPr="00935EAC" w:rsidRDefault="00514562"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References</w:t>
      </w:r>
    </w:p>
    <w:p w14:paraId="3BB1CAED" w14:textId="77777777" w:rsidR="00514562" w:rsidRPr="00935EAC" w:rsidRDefault="00514562" w:rsidP="0073265E">
      <w:pPr>
        <w:widowControl w:val="0"/>
        <w:autoSpaceDE w:val="0"/>
        <w:autoSpaceDN w:val="0"/>
        <w:spacing w:after="0" w:line="276" w:lineRule="auto"/>
        <w:jc w:val="both"/>
        <w:rPr>
          <w:rFonts w:eastAsia="Times New Roman" w:cs="Times New Roman"/>
          <w:sz w:val="22"/>
        </w:rPr>
      </w:pPr>
      <w:bookmarkStart w:id="245" w:name="_bookmark17"/>
      <w:bookmarkStart w:id="246" w:name="Data_and_country_list"/>
      <w:bookmarkStart w:id="247" w:name="_bookmark64"/>
      <w:bookmarkEnd w:id="245"/>
      <w:bookmarkEnd w:id="246"/>
      <w:bookmarkEnd w:id="247"/>
    </w:p>
    <w:p w14:paraId="767531CE"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2008. International reserve management and the current account. </w:t>
      </w:r>
      <w:r w:rsidRPr="00935EAC">
        <w:rPr>
          <w:rFonts w:asciiTheme="minorHAnsi" w:hAnsiTheme="minorHAnsi" w:cstheme="minorHAnsi"/>
          <w:i/>
          <w:iCs/>
          <w:sz w:val="20"/>
          <w:szCs w:val="20"/>
        </w:rPr>
        <w:t>Central Banking, Analysis, and Economic Policies Book Series</w:t>
      </w:r>
      <w:r w:rsidRPr="00935EAC">
        <w:rPr>
          <w:rFonts w:asciiTheme="minorHAnsi" w:hAnsiTheme="minorHAnsi" w:cstheme="minorHAnsi"/>
          <w:sz w:val="20"/>
          <w:szCs w:val="20"/>
        </w:rPr>
        <w:t xml:space="preserve">. In: </w:t>
      </w:r>
      <w:r w:rsidRPr="00935EAC">
        <w:rPr>
          <w:rFonts w:asciiTheme="minorHAnsi" w:hAnsiTheme="minorHAnsi" w:cstheme="minorHAnsi"/>
          <w:i/>
          <w:iCs/>
          <w:sz w:val="20"/>
          <w:szCs w:val="20"/>
        </w:rPr>
        <w:t>Current Account and External Financing</w:t>
      </w:r>
      <w:r w:rsidRPr="00935EAC">
        <w:rPr>
          <w:rFonts w:asciiTheme="minorHAnsi" w:hAnsiTheme="minorHAnsi" w:cstheme="minorHAnsi"/>
          <w:sz w:val="20"/>
          <w:szCs w:val="20"/>
        </w:rPr>
        <w:t>, edition 1, volume 12, chapter 11, edited by K. Cowan, S. Edwards, R. O. Valdés, N. Loayza (series editors), and K. Schmid (ed.), Central Bank of Chile.</w:t>
      </w:r>
    </w:p>
    <w:p w14:paraId="0904993C"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R. Glick. 2009. Sterilization, Monetary Policy, and Global Financial Integration. </w:t>
      </w:r>
      <w:r w:rsidRPr="00935EAC">
        <w:rPr>
          <w:rFonts w:asciiTheme="minorHAnsi" w:hAnsiTheme="minorHAnsi" w:cstheme="minorHAnsi"/>
          <w:i/>
          <w:iCs/>
          <w:sz w:val="20"/>
          <w:szCs w:val="20"/>
        </w:rPr>
        <w:t>Review of International Economics</w:t>
      </w:r>
      <w:r w:rsidRPr="00935EAC">
        <w:rPr>
          <w:rFonts w:asciiTheme="minorHAnsi" w:hAnsiTheme="minorHAnsi" w:cstheme="minorHAnsi"/>
          <w:sz w:val="20"/>
          <w:szCs w:val="20"/>
        </w:rPr>
        <w:t xml:space="preserve"> 17(4): 816–840.</w:t>
      </w:r>
    </w:p>
    <w:p w14:paraId="10774DC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J. Lee. 2007. International reserves: precautionary versus mercantilist views, theory and evidence.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xml:space="preserve"> 18(2): 191–214.</w:t>
      </w:r>
    </w:p>
    <w:p w14:paraId="4BEF302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N. Marion. 2004. International reserves holdings with sovereign risk and costly tax collection.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114: 569–91.</w:t>
      </w:r>
    </w:p>
    <w:p w14:paraId="3217C4E7"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M. Chinn, and H. Ito. 2012. The 'Impossible Trinity' Hypothesis in an Era of Global Imbalances: Measurement and Testing. Mimeo. Forthcoming in </w:t>
      </w:r>
      <w:r w:rsidRPr="00935EAC">
        <w:rPr>
          <w:rFonts w:asciiTheme="minorHAnsi" w:hAnsiTheme="minorHAnsi" w:cstheme="minorHAnsi"/>
          <w:i/>
          <w:iCs/>
          <w:sz w:val="20"/>
          <w:szCs w:val="20"/>
        </w:rPr>
        <w:t>Review of International Economics</w:t>
      </w:r>
      <w:r w:rsidRPr="00935EAC">
        <w:rPr>
          <w:rFonts w:asciiTheme="minorHAnsi" w:hAnsiTheme="minorHAnsi" w:cstheme="minorHAnsi"/>
          <w:sz w:val="20"/>
          <w:szCs w:val="20"/>
        </w:rPr>
        <w:t>.</w:t>
      </w:r>
    </w:p>
    <w:p w14:paraId="54E99F3E"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M. Chinn, and H. Ito. 2010. The Emerging Global Financial Architecture: Tracing and Evaluating New Patterns of Trilemma Configuration. </w:t>
      </w:r>
      <w:r w:rsidRPr="00935EAC">
        <w:rPr>
          <w:rFonts w:asciiTheme="minorHAnsi" w:hAnsiTheme="minorHAnsi" w:cstheme="minorHAnsi"/>
          <w:i/>
          <w:iCs/>
          <w:sz w:val="20"/>
          <w:szCs w:val="20"/>
        </w:rPr>
        <w:t>International Journal of Money and Finance</w:t>
      </w:r>
      <w:r w:rsidRPr="00935EAC">
        <w:rPr>
          <w:rFonts w:asciiTheme="minorHAnsi" w:hAnsiTheme="minorHAnsi" w:cstheme="minorHAnsi"/>
          <w:sz w:val="20"/>
          <w:szCs w:val="20"/>
        </w:rPr>
        <w:t xml:space="preserve"> 29(4): 615–641.</w:t>
      </w:r>
    </w:p>
    <w:p w14:paraId="4D8BE024" w14:textId="1541CDE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Park, D., Qureshi, I. A., Saadaoui, J., &amp; Uddin, G. S. (2024). The performance of emerging markets during the Fed’s easing and tightening cycles: a cross-country resilience analysis. </w:t>
      </w:r>
      <w:r w:rsidRPr="00935EAC">
        <w:rPr>
          <w:rFonts w:asciiTheme="minorHAnsi" w:hAnsiTheme="minorHAnsi" w:cstheme="minorHAnsi"/>
          <w:i/>
          <w:iCs/>
          <w:sz w:val="20"/>
          <w:szCs w:val="20"/>
        </w:rPr>
        <w:t>Journal of International Money and Finance</w:t>
      </w:r>
      <w:r w:rsidRPr="00935EAC">
        <w:rPr>
          <w:rFonts w:asciiTheme="minorHAnsi" w:hAnsiTheme="minorHAnsi" w:cstheme="minorHAnsi"/>
          <w:sz w:val="20"/>
          <w:szCs w:val="20"/>
        </w:rPr>
        <w:t>, </w:t>
      </w:r>
      <w:r w:rsidRPr="00935EAC">
        <w:rPr>
          <w:rFonts w:asciiTheme="minorHAnsi" w:hAnsiTheme="minorHAnsi" w:cstheme="minorHAnsi"/>
          <w:i/>
          <w:iCs/>
          <w:sz w:val="20"/>
          <w:szCs w:val="20"/>
        </w:rPr>
        <w:t>148</w:t>
      </w:r>
      <w:r w:rsidRPr="00935EAC">
        <w:rPr>
          <w:rFonts w:asciiTheme="minorHAnsi" w:hAnsiTheme="minorHAnsi" w:cstheme="minorHAnsi"/>
          <w:sz w:val="20"/>
          <w:szCs w:val="20"/>
        </w:rPr>
        <w:t>, 103169.</w:t>
      </w:r>
    </w:p>
    <w:p w14:paraId="7A66F43C" w14:textId="77952D8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&amp; Saadaoui, J. (2025). The Cross-Country Resilience of Central, Eastern, and Southeastern European Countries during ECB Monetary Cycles.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1-35.</w:t>
      </w:r>
    </w:p>
    <w:p w14:paraId="218EF8B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Baum, C. 2001. Stata: The language of choice for time series analysis? </w:t>
      </w:r>
      <w:r w:rsidRPr="00935EAC">
        <w:rPr>
          <w:rFonts w:asciiTheme="minorHAnsi" w:hAnsiTheme="minorHAnsi" w:cstheme="minorHAnsi"/>
          <w:i/>
          <w:iCs/>
          <w:sz w:val="20"/>
          <w:szCs w:val="20"/>
        </w:rPr>
        <w:t>The Stata Journal</w:t>
      </w:r>
      <w:r w:rsidRPr="00935EAC">
        <w:rPr>
          <w:rFonts w:asciiTheme="minorHAnsi" w:hAnsiTheme="minorHAnsi" w:cstheme="minorHAnsi"/>
          <w:sz w:val="20"/>
          <w:szCs w:val="20"/>
        </w:rPr>
        <w:t xml:space="preserve"> 1: 1–16.</w:t>
      </w:r>
    </w:p>
    <w:p w14:paraId="04E98E7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Bernanke, B. 2005. The Global Saving Glut and the U.S. Current Account. Remarks at the Sandridge Lecture. Virginia Association of Economics. Richmond, VA. 10 March.</w:t>
      </w:r>
    </w:p>
    <w:p w14:paraId="0F0AD488"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Caballero, R., E. Farhi, and P. Gourinchas. 2008. An Equilibrium Model of ‘Global Imbalances’ and Low Interest Rates. </w:t>
      </w:r>
      <w:r w:rsidRPr="00935EAC">
        <w:rPr>
          <w:rFonts w:asciiTheme="minorHAnsi" w:hAnsiTheme="minorHAnsi" w:cstheme="minorHAnsi"/>
          <w:i/>
          <w:iCs/>
          <w:sz w:val="20"/>
          <w:szCs w:val="20"/>
        </w:rPr>
        <w:t>American Economic Review</w:t>
      </w:r>
      <w:r w:rsidRPr="00935EAC">
        <w:rPr>
          <w:rFonts w:asciiTheme="minorHAnsi" w:hAnsiTheme="minorHAnsi" w:cstheme="minorHAnsi"/>
          <w:sz w:val="20"/>
          <w:szCs w:val="20"/>
        </w:rPr>
        <w:t xml:space="preserve"> 98(1) (March): 358–393.</w:t>
      </w:r>
    </w:p>
    <w:p w14:paraId="2D881776"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Candelon, B., E. I. Dumitrescu, and C. Hurlin. 2009. How to evaluate an early warning system? Towards a unified statistical framework for assessing financial crises forecasting methods, Working Paper.</w:t>
      </w:r>
    </w:p>
    <w:p w14:paraId="58F8CA3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Chen, S. 2011. Current account deficits and sustainability: Evidence from the OECD countries. </w:t>
      </w:r>
      <w:r w:rsidRPr="00935EAC">
        <w:rPr>
          <w:rFonts w:asciiTheme="minorHAnsi" w:hAnsiTheme="minorHAnsi" w:cstheme="minorHAnsi"/>
          <w:i/>
          <w:iCs/>
          <w:sz w:val="20"/>
          <w:szCs w:val="20"/>
        </w:rPr>
        <w:t>Economic Modelling</w:t>
      </w:r>
      <w:r w:rsidRPr="00935EAC">
        <w:rPr>
          <w:rFonts w:asciiTheme="minorHAnsi" w:hAnsiTheme="minorHAnsi" w:cstheme="minorHAnsi"/>
          <w:sz w:val="20"/>
          <w:szCs w:val="20"/>
        </w:rPr>
        <w:t>. doi:10.10.1016/j.econmod.2011.01.011.</w:t>
      </w:r>
    </w:p>
    <w:p w14:paraId="5B73146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H. Ito. 2006. What matters for financial development? Capital controls, institutions, and interactions. </w:t>
      </w:r>
      <w:r w:rsidRPr="00935EAC">
        <w:rPr>
          <w:rFonts w:asciiTheme="minorHAnsi" w:hAnsiTheme="minorHAnsi" w:cstheme="minorHAnsi"/>
          <w:i/>
          <w:iCs/>
          <w:sz w:val="20"/>
          <w:szCs w:val="20"/>
        </w:rPr>
        <w:t>Journal of Development Economics</w:t>
      </w:r>
      <w:r w:rsidRPr="00935EAC">
        <w:rPr>
          <w:rFonts w:asciiTheme="minorHAnsi" w:hAnsiTheme="minorHAnsi" w:cstheme="minorHAnsi"/>
          <w:sz w:val="20"/>
          <w:szCs w:val="20"/>
        </w:rPr>
        <w:t xml:space="preserve"> 81(1): 163–192.</w:t>
      </w:r>
    </w:p>
    <w:p w14:paraId="68E2542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Chinn, M. D., B. Eichengreen, and H. Ito. 2011. A Forensic Analysis of Global Imbalances. NBER Working Paper Series No. 17513 (October). Cambridge, MA: NBER.</w:t>
      </w:r>
    </w:p>
    <w:p w14:paraId="4DC39132" w14:textId="76F732F4"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S. J. Wei. </w:t>
      </w:r>
      <w:r w:rsidR="00F317EF" w:rsidRPr="00935EAC">
        <w:rPr>
          <w:rFonts w:asciiTheme="minorHAnsi" w:hAnsiTheme="minorHAnsi" w:cstheme="minorHAnsi"/>
          <w:sz w:val="20"/>
          <w:szCs w:val="20"/>
        </w:rPr>
        <w:t>2013</w:t>
      </w:r>
      <w:r w:rsidRPr="00935EAC">
        <w:rPr>
          <w:rFonts w:asciiTheme="minorHAnsi" w:hAnsiTheme="minorHAnsi" w:cstheme="minorHAnsi"/>
          <w:sz w:val="20"/>
          <w:szCs w:val="20"/>
        </w:rPr>
        <w:t xml:space="preserve">. A faith-based initiative meets the evidence: Does a flexible exchange rate regime really facilitate current account adjustment? </w:t>
      </w:r>
      <w:r w:rsidRPr="00935EAC">
        <w:rPr>
          <w:rFonts w:asciiTheme="minorHAnsi" w:hAnsiTheme="minorHAnsi" w:cstheme="minorHAnsi"/>
          <w:i/>
          <w:iCs/>
          <w:sz w:val="20"/>
          <w:szCs w:val="20"/>
        </w:rPr>
        <w:t>Review of Economics and Statistics</w:t>
      </w:r>
      <w:r w:rsidR="00F317EF" w:rsidRPr="00935EAC">
        <w:rPr>
          <w:rFonts w:asciiTheme="minorHAnsi" w:hAnsiTheme="minorHAnsi" w:cstheme="minorHAnsi"/>
          <w:i/>
          <w:iCs/>
          <w:sz w:val="20"/>
          <w:szCs w:val="20"/>
        </w:rPr>
        <w:t xml:space="preserve"> </w:t>
      </w:r>
      <w:r w:rsidR="00F317EF" w:rsidRPr="00935EAC">
        <w:rPr>
          <w:rFonts w:asciiTheme="minorHAnsi" w:hAnsiTheme="minorHAnsi" w:cstheme="minorHAnsi"/>
          <w:sz w:val="20"/>
          <w:szCs w:val="20"/>
        </w:rPr>
        <w:t>95(1): 168-184.</w:t>
      </w:r>
    </w:p>
    <w:p w14:paraId="62A5FF02"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lastRenderedPageBreak/>
        <w:t xml:space="preserve">Clemente, J., A. Montanes, and M. Reyes. 1998. Testing for a unit root in variables with a double change in the mean. </w:t>
      </w:r>
      <w:r w:rsidRPr="00935EAC">
        <w:rPr>
          <w:rFonts w:asciiTheme="minorHAnsi" w:hAnsiTheme="minorHAnsi" w:cstheme="minorHAnsi"/>
          <w:i/>
          <w:iCs/>
          <w:sz w:val="20"/>
          <w:szCs w:val="20"/>
        </w:rPr>
        <w:t>Economic Letters</w:t>
      </w:r>
      <w:r w:rsidRPr="00935EAC">
        <w:rPr>
          <w:rFonts w:asciiTheme="minorHAnsi" w:hAnsiTheme="minorHAnsi" w:cstheme="minorHAnsi"/>
          <w:sz w:val="20"/>
          <w:szCs w:val="20"/>
        </w:rPr>
        <w:t xml:space="preserve"> 59: 175–182.</w:t>
      </w:r>
    </w:p>
    <w:p w14:paraId="1534D362"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Eichengreen, B., A. Rose, and C. Wyplosz. 1995. Exchange Market Mayhem: The Antecedents and Aftermaths of Speculative Attacks. </w:t>
      </w:r>
      <w:r w:rsidRPr="00935EAC">
        <w:rPr>
          <w:rFonts w:asciiTheme="minorHAnsi" w:hAnsiTheme="minorHAnsi" w:cstheme="minorHAnsi"/>
          <w:i/>
          <w:iCs/>
          <w:sz w:val="20"/>
          <w:szCs w:val="20"/>
        </w:rPr>
        <w:t>Economic Policy</w:t>
      </w:r>
      <w:r w:rsidRPr="00935EAC">
        <w:rPr>
          <w:rFonts w:asciiTheme="minorHAnsi" w:hAnsiTheme="minorHAnsi" w:cstheme="minorHAnsi"/>
          <w:sz w:val="20"/>
          <w:szCs w:val="20"/>
        </w:rPr>
        <w:t xml:space="preserve"> 21 (October): 249−312.</w:t>
      </w:r>
    </w:p>
    <w:p w14:paraId="269E2068"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Eichengreen, B., A. Rose, and C. Wyplosz. 1996. Contagious Currency Crises: First Tests. </w:t>
      </w:r>
      <w:r w:rsidRPr="00935EAC">
        <w:rPr>
          <w:rFonts w:asciiTheme="minorHAnsi" w:hAnsiTheme="minorHAnsi" w:cstheme="minorHAnsi"/>
          <w:i/>
          <w:iCs/>
          <w:sz w:val="20"/>
          <w:szCs w:val="20"/>
        </w:rPr>
        <w:t>Scandinavian Journal of Economics</w:t>
      </w:r>
      <w:r w:rsidRPr="00935EAC">
        <w:rPr>
          <w:rFonts w:asciiTheme="minorHAnsi" w:hAnsiTheme="minorHAnsi" w:cstheme="minorHAnsi"/>
          <w:sz w:val="20"/>
          <w:szCs w:val="20"/>
        </w:rPr>
        <w:t xml:space="preserve"> 98(4): 463−484.</w:t>
      </w:r>
    </w:p>
    <w:p w14:paraId="31119FBA"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Elliot, G., and U. K. Muller. 2006. Efficient tests for persistent time variations in regression coefficients. </w:t>
      </w:r>
      <w:r w:rsidRPr="00935EAC">
        <w:rPr>
          <w:rFonts w:asciiTheme="minorHAnsi" w:hAnsiTheme="minorHAnsi" w:cstheme="minorHAnsi"/>
          <w:i/>
          <w:iCs/>
          <w:sz w:val="20"/>
          <w:szCs w:val="20"/>
        </w:rPr>
        <w:t>The Review of Economic Studies</w:t>
      </w:r>
      <w:r w:rsidRPr="00935EAC">
        <w:rPr>
          <w:rFonts w:asciiTheme="minorHAnsi" w:hAnsiTheme="minorHAnsi" w:cstheme="minorHAnsi"/>
          <w:sz w:val="20"/>
          <w:szCs w:val="20"/>
        </w:rPr>
        <w:t xml:space="preserve"> 73(4): 907–940.</w:t>
      </w:r>
    </w:p>
    <w:p w14:paraId="0C2980E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Faruqee, H., and J. Lee. 2009. Global dispersion of current accounts: Is the universe expanding? </w:t>
      </w:r>
      <w:r w:rsidRPr="00935EAC">
        <w:rPr>
          <w:rFonts w:asciiTheme="minorHAnsi" w:hAnsiTheme="minorHAnsi" w:cstheme="minorHAnsi"/>
          <w:i/>
          <w:iCs/>
          <w:sz w:val="20"/>
          <w:szCs w:val="20"/>
        </w:rPr>
        <w:t>IMF Staff Papers</w:t>
      </w:r>
      <w:r w:rsidRPr="00935EAC">
        <w:rPr>
          <w:rFonts w:asciiTheme="minorHAnsi" w:hAnsiTheme="minorHAnsi" w:cstheme="minorHAnsi"/>
          <w:sz w:val="20"/>
          <w:szCs w:val="20"/>
        </w:rPr>
        <w:t xml:space="preserve"> 56: 574–595.</w:t>
      </w:r>
    </w:p>
    <w:p w14:paraId="2F43120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Feldstein, M., and C. Horioka. 1980. Domestic saving and international capital flows.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90(2): 314–329.</w:t>
      </w:r>
    </w:p>
    <w:p w14:paraId="3B1891C1"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Freund, C., and F. Warnock. 2007. Current Account Deficits in Industrial Countries: The Bigger They Are, The Harder They Fall? In: </w:t>
      </w:r>
      <w:r w:rsidRPr="00935EAC">
        <w:rPr>
          <w:rFonts w:asciiTheme="minorHAnsi" w:hAnsiTheme="minorHAnsi" w:cstheme="minorHAnsi"/>
          <w:i/>
          <w:iCs/>
          <w:sz w:val="20"/>
          <w:szCs w:val="20"/>
        </w:rPr>
        <w:t>G7 Current Account Imbalances: Sustainability and Adjustment</w:t>
      </w:r>
      <w:r w:rsidRPr="00935EAC">
        <w:rPr>
          <w:rFonts w:asciiTheme="minorHAnsi" w:hAnsiTheme="minorHAnsi" w:cstheme="minorHAnsi"/>
          <w:sz w:val="20"/>
          <w:szCs w:val="20"/>
        </w:rPr>
        <w:t>, edited by R. H. Clarida. Cambridge, MA: University of Chicago Press.</w:t>
      </w:r>
    </w:p>
    <w:p w14:paraId="389C7DD1"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Friedman, M. 1964. Monetary Studies of the National Bureau. The National Bureau Enters Its 45th Year, 44th Annual Report, 7–25; Reprinted in M. Friedman. 1969. </w:t>
      </w:r>
      <w:r w:rsidRPr="00935EAC">
        <w:rPr>
          <w:rFonts w:asciiTheme="minorHAnsi" w:hAnsiTheme="minorHAnsi" w:cstheme="minorHAnsi"/>
          <w:i/>
          <w:iCs/>
          <w:sz w:val="20"/>
          <w:szCs w:val="20"/>
        </w:rPr>
        <w:t>The Optimum Quantity of Money and Other Essays</w:t>
      </w:r>
      <w:r w:rsidRPr="00935EAC">
        <w:rPr>
          <w:rFonts w:asciiTheme="minorHAnsi" w:hAnsiTheme="minorHAnsi" w:cstheme="minorHAnsi"/>
          <w:sz w:val="20"/>
          <w:szCs w:val="20"/>
        </w:rPr>
        <w:t>. Chicago, IL: Aldine.</w:t>
      </w:r>
    </w:p>
    <w:p w14:paraId="5C8B405E" w14:textId="21A31DD2" w:rsidR="00CD5355" w:rsidRPr="00935EAC" w:rsidRDefault="00CD5355" w:rsidP="0073265E">
      <w:pPr>
        <w:spacing w:after="240"/>
        <w:jc w:val="both"/>
        <w:rPr>
          <w:rFonts w:asciiTheme="minorHAnsi" w:hAnsiTheme="minorHAnsi" w:cstheme="minorHAnsi"/>
          <w:sz w:val="20"/>
          <w:szCs w:val="20"/>
        </w:rPr>
      </w:pPr>
      <w:r w:rsidRPr="0073265E">
        <w:rPr>
          <w:rFonts w:asciiTheme="minorHAnsi" w:hAnsiTheme="minorHAnsi" w:cstheme="minorHAnsi"/>
          <w:sz w:val="20"/>
          <w:szCs w:val="20"/>
        </w:rPr>
        <w:t xml:space="preserve">Hall, S. G., Psaradakis, Z., &amp; Sola, M. (1999). </w:t>
      </w:r>
      <w:r w:rsidRPr="00935EAC">
        <w:rPr>
          <w:rFonts w:asciiTheme="minorHAnsi" w:hAnsiTheme="minorHAnsi" w:cstheme="minorHAnsi"/>
          <w:sz w:val="20"/>
          <w:szCs w:val="20"/>
        </w:rPr>
        <w:t>Detecting periodically collapsing bubbles: a Markov‐switching unit root test. </w:t>
      </w:r>
      <w:r w:rsidRPr="00935EAC">
        <w:rPr>
          <w:rFonts w:asciiTheme="minorHAnsi" w:hAnsiTheme="minorHAnsi" w:cstheme="minorHAnsi"/>
          <w:i/>
          <w:iCs/>
          <w:sz w:val="20"/>
          <w:szCs w:val="20"/>
        </w:rPr>
        <w:t>Journal of Applied Econometrics</w:t>
      </w:r>
      <w:r w:rsidRPr="00935EAC">
        <w:rPr>
          <w:rFonts w:asciiTheme="minorHAnsi" w:hAnsiTheme="minorHAnsi" w:cstheme="minorHAnsi"/>
          <w:sz w:val="20"/>
          <w:szCs w:val="20"/>
        </w:rPr>
        <w:t>, </w:t>
      </w:r>
      <w:r w:rsidRPr="00935EAC">
        <w:rPr>
          <w:rFonts w:asciiTheme="minorHAnsi" w:hAnsiTheme="minorHAnsi" w:cstheme="minorHAnsi"/>
          <w:i/>
          <w:iCs/>
          <w:sz w:val="20"/>
          <w:szCs w:val="20"/>
        </w:rPr>
        <w:t>14</w:t>
      </w:r>
      <w:r w:rsidRPr="00935EAC">
        <w:rPr>
          <w:rFonts w:asciiTheme="minorHAnsi" w:hAnsiTheme="minorHAnsi" w:cstheme="minorHAnsi"/>
          <w:sz w:val="20"/>
          <w:szCs w:val="20"/>
        </w:rPr>
        <w:t>(2), 143-154.</w:t>
      </w:r>
    </w:p>
    <w:p w14:paraId="3A8FC670"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Hakkio, C., and M. Rush. 1991. Is the budget deficit too large? </w:t>
      </w:r>
      <w:r w:rsidRPr="00935EAC">
        <w:rPr>
          <w:rFonts w:asciiTheme="minorHAnsi" w:hAnsiTheme="minorHAnsi" w:cstheme="minorHAnsi"/>
          <w:i/>
          <w:iCs/>
          <w:sz w:val="20"/>
          <w:szCs w:val="20"/>
        </w:rPr>
        <w:t>Economic Inquiry</w:t>
      </w:r>
      <w:r w:rsidRPr="00935EAC">
        <w:rPr>
          <w:rFonts w:asciiTheme="minorHAnsi" w:hAnsiTheme="minorHAnsi" w:cstheme="minorHAnsi"/>
          <w:sz w:val="20"/>
          <w:szCs w:val="20"/>
        </w:rPr>
        <w:t xml:space="preserve"> 29(3): 429–445.</w:t>
      </w:r>
    </w:p>
    <w:p w14:paraId="38BC84D7"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Hansen, B. 1992. Testing for parameter instability in linear models. </w:t>
      </w:r>
      <w:r w:rsidRPr="00935EAC">
        <w:rPr>
          <w:rFonts w:asciiTheme="minorHAnsi" w:hAnsiTheme="minorHAnsi" w:cstheme="minorHAnsi"/>
          <w:i/>
          <w:iCs/>
          <w:sz w:val="20"/>
          <w:szCs w:val="20"/>
        </w:rPr>
        <w:t>Journal of Policy Modeling</w:t>
      </w:r>
      <w:r w:rsidRPr="00935EAC">
        <w:rPr>
          <w:rFonts w:asciiTheme="minorHAnsi" w:hAnsiTheme="minorHAnsi" w:cstheme="minorHAnsi"/>
          <w:sz w:val="20"/>
          <w:szCs w:val="20"/>
        </w:rPr>
        <w:t xml:space="preserve"> 14(4): 517–533.</w:t>
      </w:r>
    </w:p>
    <w:p w14:paraId="3340F0E4"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Ilzetzki, E., C. Reinhart, and K. Rogoff. 2008. Exchange rate arrangements entering the 21st century: Which anchor will hold? </w:t>
      </w:r>
      <w:r w:rsidRPr="00935EAC">
        <w:rPr>
          <w:rFonts w:asciiTheme="minorHAnsi" w:hAnsiTheme="minorHAnsi" w:cstheme="minorHAnsi"/>
          <w:i/>
          <w:iCs/>
          <w:sz w:val="20"/>
          <w:szCs w:val="20"/>
        </w:rPr>
        <w:t>Quarterly Journal of Economics</w:t>
      </w:r>
      <w:r w:rsidRPr="00935EAC">
        <w:rPr>
          <w:rFonts w:asciiTheme="minorHAnsi" w:hAnsiTheme="minorHAnsi" w:cstheme="minorHAnsi"/>
          <w:sz w:val="20"/>
          <w:szCs w:val="20"/>
        </w:rPr>
        <w:t xml:space="preserve"> 119(1): 1–48.</w:t>
      </w:r>
    </w:p>
    <w:p w14:paraId="05E1CF3D" w14:textId="0E9D22A2" w:rsidR="00A56A40" w:rsidRPr="00935EAC" w:rsidRDefault="00A56A40"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International Monetary Fund. Research Dept. (2025). External Sector Report 2025. USA: International Monetary Fund. Retrieved Jul 30, 2025.  https://doi.org/10.5089/9798229017329.085</w:t>
      </w:r>
    </w:p>
    <w:p w14:paraId="2AE881BB"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Kim, J. Y. 2000. Detection of change in persistence of a linear time series. Journal of Econometrics 95: 97–116.</w:t>
      </w:r>
    </w:p>
    <w:p w14:paraId="34C5A8EB"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DEE0BE0"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Kim, C.-J., and C. R. Nelson. 1998. State-Space Models with Markov-Switching: Classical and Gibbs-Sampling Approaches with Applications. Cambridge, MA: MIT Press.</w:t>
      </w:r>
    </w:p>
    <w:p w14:paraId="504A554F"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EB795BC"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Lane, P. R., and G. M. Milesi-Ferretti. 2007. The external wealth of nations mark II: Revised and extended estimates of foreign assets and liabilities, 1970–2004. Journal of International Economics 73(November): 223–250.</w:t>
      </w:r>
    </w:p>
    <w:p w14:paraId="69A806F8" w14:textId="77777777"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256DB19" w14:textId="7A4BE720"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 xml:space="preserve">Lucas, R. E. (1990). Why Doesn’t Capital Flow from Rich to Poor Countries? </w:t>
      </w:r>
      <w:r w:rsidRPr="0073265E">
        <w:rPr>
          <w:rFonts w:asciiTheme="minorHAnsi" w:eastAsia="Times New Roman" w:hAnsiTheme="minorHAnsi" w:cstheme="minorHAnsi"/>
          <w:i/>
          <w:iCs/>
          <w:sz w:val="20"/>
          <w:szCs w:val="20"/>
        </w:rPr>
        <w:t>The American Economic Review</w:t>
      </w:r>
      <w:r w:rsidRPr="0073265E">
        <w:rPr>
          <w:rFonts w:asciiTheme="minorHAnsi" w:eastAsia="Times New Roman" w:hAnsiTheme="minorHAnsi" w:cstheme="minorHAnsi"/>
          <w:sz w:val="20"/>
          <w:szCs w:val="20"/>
        </w:rPr>
        <w:t xml:space="preserve">, </w:t>
      </w:r>
      <w:r w:rsidRPr="0073265E">
        <w:rPr>
          <w:rFonts w:asciiTheme="minorHAnsi" w:eastAsia="Times New Roman" w:hAnsiTheme="minorHAnsi" w:cstheme="minorHAnsi"/>
          <w:i/>
          <w:iCs/>
          <w:sz w:val="20"/>
          <w:szCs w:val="20"/>
        </w:rPr>
        <w:t>80</w:t>
      </w:r>
      <w:r w:rsidRPr="0073265E">
        <w:rPr>
          <w:rFonts w:asciiTheme="minorHAnsi" w:eastAsia="Times New Roman" w:hAnsiTheme="minorHAnsi" w:cstheme="minorHAnsi"/>
          <w:sz w:val="20"/>
          <w:szCs w:val="20"/>
        </w:rPr>
        <w:t>(2), 92–96. http://www.jstor.org/stable/2006549</w:t>
      </w:r>
    </w:p>
    <w:p w14:paraId="73F8258F"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932A2E6"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Matsubayashi, Y. 2005. Are US current account deficits unsustainable? Testing for the private and government intertemporal budget constraints. Japan and the World Economy 17: 223–237.</w:t>
      </w:r>
    </w:p>
    <w:p w14:paraId="0688B794"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663E5BA9" w14:textId="46A0166A" w:rsidR="003062E4" w:rsidRPr="00935EAC" w:rsidRDefault="00CD5355" w:rsidP="0073265E">
      <w:pPr>
        <w:widowControl w:val="0"/>
        <w:autoSpaceDE w:val="0"/>
        <w:autoSpaceDN w:val="0"/>
        <w:spacing w:after="0" w:line="276" w:lineRule="auto"/>
        <w:jc w:val="both"/>
      </w:pPr>
      <w:r w:rsidRPr="0073265E">
        <w:rPr>
          <w:rFonts w:asciiTheme="minorHAnsi" w:eastAsia="Times New Roman" w:hAnsiTheme="minorHAnsi" w:cstheme="minorHAnsi"/>
          <w:sz w:val="20"/>
          <w:szCs w:val="20"/>
        </w:rPr>
        <w:lastRenderedPageBreak/>
        <w:t xml:space="preserve">Morita, R., Psaradakis, Z., Sola, M. &amp; Yunis, P. (2024). </w:t>
      </w:r>
      <w:r w:rsidRPr="00935EAC">
        <w:rPr>
          <w:rFonts w:asciiTheme="minorHAnsi" w:eastAsia="Times New Roman" w:hAnsiTheme="minorHAnsi" w:cstheme="minorHAnsi"/>
          <w:sz w:val="20"/>
          <w:szCs w:val="20"/>
        </w:rPr>
        <w:t>On testing for bubbles during hyperinflations. </w:t>
      </w:r>
      <w:r w:rsidRPr="00935EAC">
        <w:rPr>
          <w:rFonts w:asciiTheme="minorHAnsi" w:eastAsia="Times New Roman" w:hAnsiTheme="minorHAnsi" w:cstheme="minorHAnsi"/>
          <w:i/>
          <w:iCs/>
          <w:sz w:val="20"/>
          <w:szCs w:val="20"/>
        </w:rPr>
        <w:t>Studies in Nonlinear Dynamics &amp; Econometrics</w:t>
      </w:r>
      <w:r w:rsidRPr="00935EAC">
        <w:rPr>
          <w:rFonts w:asciiTheme="minorHAnsi" w:eastAsia="Times New Roman" w:hAnsiTheme="minorHAnsi" w:cstheme="minorHAnsi"/>
          <w:sz w:val="20"/>
          <w:szCs w:val="20"/>
        </w:rPr>
        <w:t>, </w:t>
      </w:r>
      <w:r w:rsidRPr="00935EAC">
        <w:rPr>
          <w:rFonts w:asciiTheme="minorHAnsi" w:eastAsia="Times New Roman" w:hAnsiTheme="minorHAnsi" w:cstheme="minorHAnsi"/>
          <w:i/>
          <w:iCs/>
          <w:sz w:val="20"/>
          <w:szCs w:val="20"/>
        </w:rPr>
        <w:t>28</w:t>
      </w:r>
      <w:r w:rsidRPr="00935EAC">
        <w:rPr>
          <w:rFonts w:asciiTheme="minorHAnsi" w:eastAsia="Times New Roman" w:hAnsiTheme="minorHAnsi" w:cstheme="minorHAnsi"/>
          <w:sz w:val="20"/>
          <w:szCs w:val="20"/>
        </w:rPr>
        <w:t>(1), 25-37. </w:t>
      </w:r>
      <w:hyperlink r:id="rId19" w:history="1">
        <w:r w:rsidRPr="00935EAC">
          <w:rPr>
            <w:rStyle w:val="Hyperlink"/>
            <w:rFonts w:asciiTheme="minorHAnsi" w:eastAsia="Times New Roman" w:hAnsiTheme="minorHAnsi" w:cstheme="minorHAnsi"/>
            <w:sz w:val="20"/>
            <w:szCs w:val="20"/>
          </w:rPr>
          <w:t>https://doi.org/10.1515/snde-2022-0014</w:t>
        </w:r>
      </w:hyperlink>
    </w:p>
    <w:p w14:paraId="2246A644" w14:textId="77777777" w:rsidR="00A56A40" w:rsidRPr="00935EAC" w:rsidRDefault="00A56A40" w:rsidP="0073265E">
      <w:pPr>
        <w:widowControl w:val="0"/>
        <w:autoSpaceDE w:val="0"/>
        <w:autoSpaceDN w:val="0"/>
        <w:spacing w:after="0" w:line="276" w:lineRule="auto"/>
        <w:jc w:val="both"/>
      </w:pPr>
    </w:p>
    <w:p w14:paraId="757E6DA5"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Nelson, C., J. Piger, and E. Zivot. 2001. Markov regime switching and unit-root tests. </w:t>
      </w:r>
      <w:r w:rsidRPr="00935EAC">
        <w:rPr>
          <w:rFonts w:asciiTheme="minorHAnsi" w:eastAsia="Times New Roman" w:hAnsiTheme="minorHAnsi" w:cstheme="minorHAnsi"/>
          <w:i/>
          <w:iCs/>
          <w:sz w:val="20"/>
          <w:szCs w:val="20"/>
        </w:rPr>
        <w:t>Journal of Business &amp; Economic Statistics</w:t>
      </w:r>
      <w:r w:rsidRPr="00935EAC">
        <w:rPr>
          <w:rFonts w:asciiTheme="minorHAnsi" w:eastAsia="Times New Roman" w:hAnsiTheme="minorHAnsi" w:cstheme="minorHAnsi"/>
          <w:sz w:val="20"/>
          <w:szCs w:val="20"/>
        </w:rPr>
        <w:t xml:space="preserve"> 19(4): 404–415.</w:t>
      </w:r>
    </w:p>
    <w:p w14:paraId="6F973CC5"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0E413866" w14:textId="053F7C7B"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Perron, P. 1989. The great crash, the oil price shock and the unit root hypothesis. </w:t>
      </w:r>
      <w:r w:rsidRPr="00935EAC">
        <w:rPr>
          <w:rFonts w:asciiTheme="minorHAnsi" w:eastAsia="Times New Roman" w:hAnsiTheme="minorHAnsi" w:cstheme="minorHAnsi"/>
          <w:i/>
          <w:iCs/>
          <w:sz w:val="20"/>
          <w:szCs w:val="20"/>
        </w:rPr>
        <w:t>Econometrica</w:t>
      </w:r>
      <w:r w:rsidRPr="00935EAC">
        <w:rPr>
          <w:rFonts w:asciiTheme="minorHAnsi" w:eastAsia="Times New Roman" w:hAnsiTheme="minorHAnsi" w:cstheme="minorHAnsi"/>
          <w:sz w:val="20"/>
          <w:szCs w:val="20"/>
        </w:rPr>
        <w:t xml:space="preserve"> 57: 1361–1401.</w:t>
      </w:r>
    </w:p>
    <w:p w14:paraId="4DD5B8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43D6B56" w14:textId="77777777" w:rsidR="0043373C" w:rsidRPr="00935EAC" w:rsidRDefault="00A56A4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Poulakis, T., &amp; Kyrkilis, D. (2024). A Non-Linear Approach to Current Account Sustainability—The Cases of Germany, China, and the USA. </w:t>
      </w:r>
      <w:r w:rsidRPr="00935EAC">
        <w:rPr>
          <w:rFonts w:asciiTheme="minorHAnsi" w:eastAsia="Times New Roman" w:hAnsiTheme="minorHAnsi" w:cstheme="minorHAnsi"/>
          <w:i/>
          <w:iCs/>
          <w:sz w:val="20"/>
          <w:szCs w:val="20"/>
        </w:rPr>
        <w:t>Journal of Risk and Financial Management</w:t>
      </w:r>
      <w:r w:rsidRPr="00935EAC">
        <w:rPr>
          <w:rFonts w:asciiTheme="minorHAnsi" w:eastAsia="Times New Roman" w:hAnsiTheme="minorHAnsi" w:cstheme="minorHAnsi"/>
          <w:sz w:val="20"/>
          <w:szCs w:val="20"/>
        </w:rPr>
        <w:t xml:space="preserve">, 17(12), 565. </w:t>
      </w:r>
      <w:hyperlink r:id="rId20" w:history="1">
        <w:r w:rsidRPr="00935EAC">
          <w:rPr>
            <w:rStyle w:val="Hyperlink"/>
            <w:rFonts w:asciiTheme="minorHAnsi" w:eastAsia="Times New Roman" w:hAnsiTheme="minorHAnsi" w:cstheme="minorHAnsi"/>
            <w:sz w:val="20"/>
            <w:szCs w:val="20"/>
          </w:rPr>
          <w:t>https://doi.org/10.3390/jrfm17120565</w:t>
        </w:r>
      </w:hyperlink>
      <w:r w:rsidR="0043373C" w:rsidRPr="00935EAC">
        <w:rPr>
          <w:rFonts w:asciiTheme="minorHAnsi" w:eastAsia="Times New Roman" w:hAnsiTheme="minorHAnsi" w:cstheme="minorHAnsi"/>
          <w:sz w:val="20"/>
          <w:szCs w:val="20"/>
        </w:rPr>
        <w:br/>
      </w:r>
      <w:r w:rsidR="0043373C" w:rsidRPr="00935EAC">
        <w:rPr>
          <w:rFonts w:asciiTheme="minorHAnsi" w:eastAsia="Times New Roman" w:hAnsiTheme="minorHAnsi" w:cstheme="minorHAnsi"/>
          <w:sz w:val="20"/>
          <w:szCs w:val="20"/>
        </w:rPr>
        <w:br/>
        <w:t xml:space="preserve">Psaradakis, Z., M. Sola, and F. Spagnolo. 2004. On Markov error-correction models, with an application to stock prices and dividends. </w:t>
      </w:r>
      <w:r w:rsidR="0043373C" w:rsidRPr="00935EAC">
        <w:rPr>
          <w:rFonts w:asciiTheme="minorHAnsi" w:eastAsia="Times New Roman" w:hAnsiTheme="minorHAnsi" w:cstheme="minorHAnsi"/>
          <w:i/>
          <w:iCs/>
          <w:sz w:val="20"/>
          <w:szCs w:val="20"/>
        </w:rPr>
        <w:t>Journal of Applied Econometrics</w:t>
      </w:r>
      <w:r w:rsidR="0043373C" w:rsidRPr="00935EAC">
        <w:rPr>
          <w:rFonts w:asciiTheme="minorHAnsi" w:eastAsia="Times New Roman" w:hAnsiTheme="minorHAnsi" w:cstheme="minorHAnsi"/>
          <w:sz w:val="20"/>
          <w:szCs w:val="20"/>
        </w:rPr>
        <w:t xml:space="preserve"> 19: 69–88.</w:t>
      </w:r>
    </w:p>
    <w:p w14:paraId="46CCC59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34BA5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Ramsey, J. 1969. Tests for specification errors in classical linear least squares regression analysis. </w:t>
      </w:r>
      <w:r w:rsidRPr="00935EAC">
        <w:rPr>
          <w:rFonts w:asciiTheme="minorHAnsi" w:eastAsia="Times New Roman" w:hAnsiTheme="minorHAnsi" w:cstheme="minorHAnsi"/>
          <w:i/>
          <w:iCs/>
          <w:sz w:val="20"/>
          <w:szCs w:val="20"/>
        </w:rPr>
        <w:t>Journal of the Royal Statistical Society</w:t>
      </w:r>
      <w:r w:rsidRPr="00935EAC">
        <w:rPr>
          <w:rFonts w:asciiTheme="minorHAnsi" w:eastAsia="Times New Roman" w:hAnsiTheme="minorHAnsi" w:cstheme="minorHAnsi"/>
          <w:sz w:val="20"/>
          <w:szCs w:val="20"/>
        </w:rPr>
        <w:t xml:space="preserve"> 31(2): 350–371.</w:t>
      </w:r>
    </w:p>
    <w:p w14:paraId="000FDBC6"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38255290"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Raybaudi, M., M. Sola, and F. Spagnolo. 2004. Red Signals: current account deficits and sustainability. </w:t>
      </w:r>
      <w:r w:rsidRPr="00935EAC">
        <w:rPr>
          <w:rFonts w:asciiTheme="minorHAnsi" w:eastAsia="Times New Roman" w:hAnsiTheme="minorHAnsi" w:cstheme="minorHAnsi"/>
          <w:i/>
          <w:iCs/>
          <w:sz w:val="20"/>
          <w:szCs w:val="20"/>
        </w:rPr>
        <w:t>Economic Letters</w:t>
      </w:r>
      <w:r w:rsidRPr="00935EAC">
        <w:rPr>
          <w:rFonts w:asciiTheme="minorHAnsi" w:eastAsia="Times New Roman" w:hAnsiTheme="minorHAnsi" w:cstheme="minorHAnsi"/>
          <w:sz w:val="20"/>
          <w:szCs w:val="20"/>
        </w:rPr>
        <w:t xml:space="preserve"> 84: 217–223.</w:t>
      </w:r>
    </w:p>
    <w:p w14:paraId="67025CE1"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06FB279" w14:textId="4CB58400"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Shi, S. 2013. Specification sensitivities in the Markov-switching unit root test for bubbles. </w:t>
      </w:r>
      <w:r w:rsidRPr="00935EAC">
        <w:rPr>
          <w:rFonts w:asciiTheme="minorHAnsi" w:eastAsia="Times New Roman" w:hAnsiTheme="minorHAnsi" w:cstheme="minorHAnsi"/>
          <w:i/>
          <w:iCs/>
          <w:sz w:val="20"/>
          <w:szCs w:val="20"/>
        </w:rPr>
        <w:t>Empirical Economics</w:t>
      </w:r>
      <w:r w:rsidRPr="00935EAC">
        <w:rPr>
          <w:rFonts w:asciiTheme="minorHAnsi" w:eastAsia="Times New Roman" w:hAnsiTheme="minorHAnsi" w:cstheme="minorHAnsi"/>
          <w:sz w:val="20"/>
          <w:szCs w:val="20"/>
        </w:rPr>
        <w:t xml:space="preserve"> 45: 697–713. </w:t>
      </w:r>
      <w:hyperlink r:id="rId21" w:history="1">
        <w:r w:rsidRPr="00935EAC">
          <w:rPr>
            <w:rStyle w:val="Hyperlink"/>
            <w:rFonts w:asciiTheme="minorHAnsi" w:eastAsia="Times New Roman" w:hAnsiTheme="minorHAnsi" w:cstheme="minorHAnsi"/>
            <w:sz w:val="20"/>
            <w:szCs w:val="20"/>
          </w:rPr>
          <w:t>https://doi.org/10.1007/s00181-012-0635-8</w:t>
        </w:r>
      </w:hyperlink>
    </w:p>
    <w:p w14:paraId="78A31629" w14:textId="77777777"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28F393B" w14:textId="436E46E8"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Taylor, A. M. 2002. A century of current account dynamics. </w:t>
      </w:r>
      <w:r w:rsidRPr="00935EAC">
        <w:rPr>
          <w:rFonts w:asciiTheme="minorHAnsi" w:eastAsia="Times New Roman" w:hAnsiTheme="minorHAnsi" w:cstheme="minorHAnsi"/>
          <w:i/>
          <w:iCs/>
          <w:sz w:val="20"/>
          <w:szCs w:val="20"/>
        </w:rPr>
        <w:t>Journal of International Money and Finance</w:t>
      </w:r>
      <w:r w:rsidRPr="00935EAC">
        <w:rPr>
          <w:rFonts w:asciiTheme="minorHAnsi" w:eastAsia="Times New Roman" w:hAnsiTheme="minorHAnsi" w:cstheme="minorHAnsi"/>
          <w:sz w:val="20"/>
          <w:szCs w:val="20"/>
        </w:rPr>
        <w:t xml:space="preserve"> 21: 725–742.</w:t>
      </w:r>
      <w:r w:rsidRPr="00935EAC">
        <w:rPr>
          <w:rFonts w:asciiTheme="minorHAnsi" w:eastAsia="Times New Roman" w:hAnsiTheme="minorHAnsi" w:cstheme="minorHAnsi"/>
          <w:sz w:val="20"/>
          <w:szCs w:val="20"/>
        </w:rPr>
        <w:br/>
      </w:r>
      <w:r w:rsidRPr="00935EAC">
        <w:rPr>
          <w:rFonts w:asciiTheme="minorHAnsi" w:eastAsia="Times New Roman" w:hAnsiTheme="minorHAnsi" w:cstheme="minorHAnsi"/>
          <w:sz w:val="20"/>
          <w:szCs w:val="20"/>
        </w:rPr>
        <w:br/>
        <w:t xml:space="preserve">Trehan, B., and C. Walsh. 1991. Testing intertemporal budget constraints: Theory and applications to U.S. federal budget and current account deficits. </w:t>
      </w:r>
      <w:r w:rsidRPr="00935EAC">
        <w:rPr>
          <w:rFonts w:asciiTheme="minorHAnsi" w:eastAsia="Times New Roman" w:hAnsiTheme="minorHAnsi" w:cstheme="minorHAnsi"/>
          <w:i/>
          <w:iCs/>
          <w:sz w:val="20"/>
          <w:szCs w:val="20"/>
        </w:rPr>
        <w:t>Journal of Money, Credit and Banking</w:t>
      </w:r>
      <w:r w:rsidRPr="00935EAC">
        <w:rPr>
          <w:rFonts w:asciiTheme="minorHAnsi" w:eastAsia="Times New Roman" w:hAnsiTheme="minorHAnsi" w:cstheme="minorHAnsi"/>
          <w:sz w:val="20"/>
          <w:szCs w:val="20"/>
        </w:rPr>
        <w:t xml:space="preserve"> 23(2): 206–223.</w:t>
      </w:r>
    </w:p>
    <w:p w14:paraId="532B2BE6"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B938D2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Zivot, E., and D. Andrews. 1992. Further evidence on the great crash, the oil-price shock, and the unit-root hypothesis. </w:t>
      </w:r>
      <w:r w:rsidRPr="00935EAC">
        <w:rPr>
          <w:rFonts w:asciiTheme="minorHAnsi" w:eastAsia="Times New Roman" w:hAnsiTheme="minorHAnsi" w:cstheme="minorHAnsi"/>
          <w:i/>
          <w:iCs/>
          <w:sz w:val="20"/>
          <w:szCs w:val="20"/>
        </w:rPr>
        <w:t>Journal of Business &amp; Economic Statistics</w:t>
      </w:r>
      <w:r w:rsidRPr="00935EAC">
        <w:rPr>
          <w:rFonts w:asciiTheme="minorHAnsi" w:eastAsia="Times New Roman" w:hAnsiTheme="minorHAnsi" w:cstheme="minorHAnsi"/>
          <w:sz w:val="20"/>
          <w:szCs w:val="20"/>
        </w:rPr>
        <w:t xml:space="preserve"> 10: 251–270.</w:t>
      </w:r>
    </w:p>
    <w:p w14:paraId="60FFD0E4" w14:textId="77777777" w:rsidR="00FD4624" w:rsidRPr="00935EAC" w:rsidRDefault="00FD4624" w:rsidP="0073265E">
      <w:pPr>
        <w:widowControl w:val="0"/>
        <w:autoSpaceDE w:val="0"/>
        <w:autoSpaceDN w:val="0"/>
        <w:spacing w:after="0" w:line="276" w:lineRule="auto"/>
        <w:jc w:val="both"/>
        <w:rPr>
          <w:rFonts w:eastAsia="Times New Roman" w:cs="Times New Roman"/>
          <w:sz w:val="22"/>
        </w:rPr>
      </w:pPr>
    </w:p>
    <w:p w14:paraId="5C7A2075" w14:textId="77777777" w:rsidR="00514562" w:rsidRPr="00935EAC" w:rsidRDefault="00514562" w:rsidP="00FD4624">
      <w:pPr>
        <w:widowControl w:val="0"/>
        <w:autoSpaceDE w:val="0"/>
        <w:autoSpaceDN w:val="0"/>
        <w:spacing w:after="0" w:line="276" w:lineRule="auto"/>
        <w:ind w:firstLine="360"/>
        <w:jc w:val="both"/>
        <w:rPr>
          <w:rFonts w:eastAsia="Times New Roman" w:cs="Times New Roman"/>
          <w:sz w:val="22"/>
        </w:rPr>
      </w:pPr>
      <w:r w:rsidRPr="00935EAC">
        <w:rPr>
          <w:rFonts w:eastAsia="Times New Roman" w:cs="Times New Roman"/>
          <w:sz w:val="22"/>
        </w:rPr>
        <w:br w:type="page"/>
      </w:r>
    </w:p>
    <w:p w14:paraId="6354DB42" w14:textId="6FB8D011" w:rsidR="003B23CC" w:rsidRPr="00935EAC" w:rsidRDefault="00B75B8F"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Appendix 1</w:t>
      </w:r>
      <w:r w:rsidR="005A68E5" w:rsidRPr="00935EAC">
        <w:rPr>
          <w:rFonts w:eastAsia="Times New Roman" w:cs="Times New Roman"/>
          <w:b/>
          <w:bCs/>
          <w:spacing w:val="-2"/>
          <w:szCs w:val="24"/>
        </w:rPr>
        <w:t>.</w:t>
      </w:r>
      <w:r w:rsidRPr="00935EAC">
        <w:rPr>
          <w:rFonts w:eastAsia="Times New Roman" w:cs="Times New Roman"/>
          <w:b/>
          <w:bCs/>
          <w:spacing w:val="-2"/>
          <w:szCs w:val="24"/>
        </w:rPr>
        <w:t xml:space="preserve"> </w:t>
      </w:r>
      <w:r w:rsidR="005A68E5" w:rsidRPr="00935EAC">
        <w:rPr>
          <w:rFonts w:eastAsia="Times New Roman" w:cs="Times New Roman"/>
          <w:b/>
          <w:bCs/>
          <w:spacing w:val="-2"/>
          <w:szCs w:val="24"/>
        </w:rPr>
        <w:t>S</w:t>
      </w:r>
      <w:r w:rsidRPr="00935EAC">
        <w:rPr>
          <w:rFonts w:eastAsia="Times New Roman" w:cs="Times New Roman"/>
          <w:b/>
          <w:bCs/>
          <w:spacing w:val="-2"/>
          <w:szCs w:val="24"/>
        </w:rPr>
        <w:t>ummary statistics by country for current account (% GDP)</w:t>
      </w:r>
    </w:p>
    <w:tbl>
      <w:tblPr>
        <w:tblW w:w="10000" w:type="dxa"/>
        <w:tblLook w:val="04A0" w:firstRow="1" w:lastRow="0" w:firstColumn="1" w:lastColumn="0" w:noHBand="0" w:noVBand="1"/>
      </w:tblPr>
      <w:tblGrid>
        <w:gridCol w:w="960"/>
        <w:gridCol w:w="2254"/>
        <w:gridCol w:w="1090"/>
        <w:gridCol w:w="1030"/>
        <w:gridCol w:w="1090"/>
        <w:gridCol w:w="1090"/>
        <w:gridCol w:w="956"/>
        <w:gridCol w:w="956"/>
        <w:gridCol w:w="574"/>
      </w:tblGrid>
      <w:tr w:rsidR="00AE739C" w:rsidRPr="00935EAC" w14:paraId="3BED2951" w14:textId="77777777" w:rsidTr="0073265E">
        <w:trPr>
          <w:trHeight w:val="170"/>
        </w:trPr>
        <w:tc>
          <w:tcPr>
            <w:tcW w:w="960" w:type="dxa"/>
            <w:tcBorders>
              <w:top w:val="single" w:sz="4" w:space="0" w:color="auto"/>
              <w:left w:val="nil"/>
              <w:bottom w:val="single" w:sz="4" w:space="0" w:color="auto"/>
              <w:right w:val="nil"/>
            </w:tcBorders>
            <w:shd w:val="clear" w:color="000000" w:fill="FFFFFF"/>
            <w:noWrap/>
            <w:vAlign w:val="bottom"/>
            <w:hideMark/>
          </w:tcPr>
          <w:p w14:paraId="5813DC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 </w:t>
            </w:r>
          </w:p>
        </w:tc>
        <w:tc>
          <w:tcPr>
            <w:tcW w:w="2254" w:type="dxa"/>
            <w:tcBorders>
              <w:top w:val="single" w:sz="4" w:space="0" w:color="auto"/>
              <w:left w:val="nil"/>
              <w:bottom w:val="single" w:sz="4" w:space="0" w:color="auto"/>
              <w:right w:val="nil"/>
            </w:tcBorders>
            <w:shd w:val="clear" w:color="000000" w:fill="FFFFFF"/>
            <w:vAlign w:val="bottom"/>
            <w:hideMark/>
          </w:tcPr>
          <w:p w14:paraId="0CF0CDD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Country</w:t>
            </w:r>
          </w:p>
        </w:tc>
        <w:tc>
          <w:tcPr>
            <w:tcW w:w="1090" w:type="dxa"/>
            <w:tcBorders>
              <w:top w:val="single" w:sz="4" w:space="0" w:color="auto"/>
              <w:left w:val="nil"/>
              <w:bottom w:val="single" w:sz="4" w:space="0" w:color="auto"/>
              <w:right w:val="nil"/>
            </w:tcBorders>
            <w:shd w:val="clear" w:color="000000" w:fill="FFFFFF"/>
            <w:vAlign w:val="bottom"/>
            <w:hideMark/>
          </w:tcPr>
          <w:p w14:paraId="0D162BAB"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Mean</w:t>
            </w:r>
          </w:p>
        </w:tc>
        <w:tc>
          <w:tcPr>
            <w:tcW w:w="1030" w:type="dxa"/>
            <w:tcBorders>
              <w:top w:val="single" w:sz="4" w:space="0" w:color="auto"/>
              <w:left w:val="nil"/>
              <w:bottom w:val="single" w:sz="4" w:space="0" w:color="auto"/>
              <w:right w:val="nil"/>
            </w:tcBorders>
            <w:shd w:val="clear" w:color="000000" w:fill="FFFFFF"/>
            <w:vAlign w:val="bottom"/>
            <w:hideMark/>
          </w:tcPr>
          <w:p w14:paraId="2696022F"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SD</w:t>
            </w:r>
          </w:p>
        </w:tc>
        <w:tc>
          <w:tcPr>
            <w:tcW w:w="1090" w:type="dxa"/>
            <w:tcBorders>
              <w:top w:val="single" w:sz="4" w:space="0" w:color="auto"/>
              <w:left w:val="nil"/>
              <w:bottom w:val="single" w:sz="4" w:space="0" w:color="auto"/>
              <w:right w:val="nil"/>
            </w:tcBorders>
            <w:shd w:val="clear" w:color="000000" w:fill="FFFFFF"/>
            <w:vAlign w:val="bottom"/>
            <w:hideMark/>
          </w:tcPr>
          <w:p w14:paraId="63DE8E5A"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Min</w:t>
            </w:r>
          </w:p>
        </w:tc>
        <w:tc>
          <w:tcPr>
            <w:tcW w:w="1090" w:type="dxa"/>
            <w:tcBorders>
              <w:top w:val="single" w:sz="4" w:space="0" w:color="auto"/>
              <w:left w:val="nil"/>
              <w:bottom w:val="single" w:sz="4" w:space="0" w:color="auto"/>
              <w:right w:val="nil"/>
            </w:tcBorders>
            <w:shd w:val="clear" w:color="000000" w:fill="FFFFFF"/>
            <w:vAlign w:val="bottom"/>
            <w:hideMark/>
          </w:tcPr>
          <w:p w14:paraId="6C080542"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Max</w:t>
            </w:r>
          </w:p>
        </w:tc>
        <w:tc>
          <w:tcPr>
            <w:tcW w:w="956" w:type="dxa"/>
            <w:tcBorders>
              <w:top w:val="single" w:sz="4" w:space="0" w:color="auto"/>
              <w:left w:val="nil"/>
              <w:bottom w:val="single" w:sz="4" w:space="0" w:color="auto"/>
              <w:right w:val="nil"/>
            </w:tcBorders>
            <w:shd w:val="clear" w:color="000000" w:fill="FFFFFF"/>
            <w:vAlign w:val="bottom"/>
            <w:hideMark/>
          </w:tcPr>
          <w:p w14:paraId="0ABEAAC4"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Start</w:t>
            </w:r>
          </w:p>
        </w:tc>
        <w:tc>
          <w:tcPr>
            <w:tcW w:w="956" w:type="dxa"/>
            <w:tcBorders>
              <w:top w:val="single" w:sz="4" w:space="0" w:color="auto"/>
              <w:left w:val="nil"/>
              <w:bottom w:val="single" w:sz="4" w:space="0" w:color="auto"/>
              <w:right w:val="nil"/>
            </w:tcBorders>
            <w:shd w:val="clear" w:color="000000" w:fill="FFFFFF"/>
            <w:vAlign w:val="bottom"/>
            <w:hideMark/>
          </w:tcPr>
          <w:p w14:paraId="4FA9E95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End</w:t>
            </w:r>
          </w:p>
        </w:tc>
        <w:tc>
          <w:tcPr>
            <w:tcW w:w="574" w:type="dxa"/>
            <w:tcBorders>
              <w:top w:val="single" w:sz="4" w:space="0" w:color="auto"/>
              <w:left w:val="nil"/>
              <w:bottom w:val="single" w:sz="4" w:space="0" w:color="auto"/>
              <w:right w:val="nil"/>
            </w:tcBorders>
            <w:shd w:val="clear" w:color="000000" w:fill="FFFFFF"/>
            <w:vAlign w:val="bottom"/>
            <w:hideMark/>
          </w:tcPr>
          <w:p w14:paraId="446A4530"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N</w:t>
            </w:r>
          </w:p>
        </w:tc>
      </w:tr>
      <w:tr w:rsidR="00AE739C" w:rsidRPr="00935EAC" w14:paraId="361BD7F9" w14:textId="77777777" w:rsidTr="0073265E">
        <w:trPr>
          <w:trHeight w:val="170"/>
        </w:trPr>
        <w:tc>
          <w:tcPr>
            <w:tcW w:w="960" w:type="dxa"/>
            <w:tcBorders>
              <w:top w:val="nil"/>
              <w:left w:val="nil"/>
              <w:bottom w:val="nil"/>
              <w:right w:val="nil"/>
            </w:tcBorders>
            <w:shd w:val="clear" w:color="000000" w:fill="FFFFFF"/>
            <w:noWrap/>
            <w:vAlign w:val="bottom"/>
            <w:hideMark/>
          </w:tcPr>
          <w:p w14:paraId="1456C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w:t>
            </w:r>
          </w:p>
        </w:tc>
        <w:tc>
          <w:tcPr>
            <w:tcW w:w="2254" w:type="dxa"/>
            <w:tcBorders>
              <w:top w:val="nil"/>
              <w:left w:val="nil"/>
              <w:bottom w:val="nil"/>
              <w:right w:val="nil"/>
            </w:tcBorders>
            <w:shd w:val="clear" w:color="000000" w:fill="FFFFFF"/>
            <w:noWrap/>
            <w:vAlign w:val="bottom"/>
            <w:hideMark/>
          </w:tcPr>
          <w:p w14:paraId="60B524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Albania</w:t>
            </w:r>
          </w:p>
        </w:tc>
        <w:tc>
          <w:tcPr>
            <w:tcW w:w="1090" w:type="dxa"/>
            <w:tcBorders>
              <w:top w:val="nil"/>
              <w:left w:val="nil"/>
              <w:bottom w:val="nil"/>
              <w:right w:val="nil"/>
            </w:tcBorders>
            <w:shd w:val="clear" w:color="000000" w:fill="FFFFFF"/>
            <w:noWrap/>
            <w:vAlign w:val="bottom"/>
            <w:hideMark/>
          </w:tcPr>
          <w:p w14:paraId="2049C4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-6.541</w:t>
            </w:r>
          </w:p>
        </w:tc>
        <w:tc>
          <w:tcPr>
            <w:tcW w:w="1030" w:type="dxa"/>
            <w:tcBorders>
              <w:top w:val="nil"/>
              <w:left w:val="nil"/>
              <w:bottom w:val="nil"/>
              <w:right w:val="nil"/>
            </w:tcBorders>
            <w:shd w:val="clear" w:color="000000" w:fill="FFFFFF"/>
            <w:noWrap/>
            <w:vAlign w:val="bottom"/>
            <w:hideMark/>
          </w:tcPr>
          <w:p w14:paraId="48FB57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2.823</w:t>
            </w:r>
          </w:p>
        </w:tc>
        <w:tc>
          <w:tcPr>
            <w:tcW w:w="1090" w:type="dxa"/>
            <w:tcBorders>
              <w:top w:val="nil"/>
              <w:left w:val="nil"/>
              <w:bottom w:val="nil"/>
              <w:right w:val="nil"/>
            </w:tcBorders>
            <w:shd w:val="clear" w:color="000000" w:fill="FFFFFF"/>
            <w:noWrap/>
            <w:vAlign w:val="bottom"/>
            <w:hideMark/>
          </w:tcPr>
          <w:p w14:paraId="6D66C0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-11.295</w:t>
            </w:r>
          </w:p>
        </w:tc>
        <w:tc>
          <w:tcPr>
            <w:tcW w:w="1090" w:type="dxa"/>
            <w:tcBorders>
              <w:top w:val="nil"/>
              <w:left w:val="nil"/>
              <w:bottom w:val="nil"/>
              <w:right w:val="nil"/>
            </w:tcBorders>
            <w:shd w:val="clear" w:color="000000" w:fill="FFFFFF"/>
            <w:noWrap/>
            <w:vAlign w:val="bottom"/>
            <w:hideMark/>
          </w:tcPr>
          <w:p w14:paraId="19F21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0.461</w:t>
            </w:r>
          </w:p>
        </w:tc>
        <w:tc>
          <w:tcPr>
            <w:tcW w:w="956" w:type="dxa"/>
            <w:tcBorders>
              <w:top w:val="nil"/>
              <w:left w:val="nil"/>
              <w:bottom w:val="nil"/>
              <w:right w:val="nil"/>
            </w:tcBorders>
            <w:shd w:val="clear" w:color="000000" w:fill="FFFFFF"/>
            <w:noWrap/>
            <w:vAlign w:val="bottom"/>
            <w:hideMark/>
          </w:tcPr>
          <w:p w14:paraId="7744F0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2015-Q1</w:t>
            </w:r>
          </w:p>
        </w:tc>
        <w:tc>
          <w:tcPr>
            <w:tcW w:w="956" w:type="dxa"/>
            <w:tcBorders>
              <w:top w:val="nil"/>
              <w:left w:val="nil"/>
              <w:bottom w:val="nil"/>
              <w:right w:val="nil"/>
            </w:tcBorders>
            <w:shd w:val="clear" w:color="000000" w:fill="FFFFFF"/>
            <w:noWrap/>
            <w:vAlign w:val="bottom"/>
            <w:hideMark/>
          </w:tcPr>
          <w:p w14:paraId="2ADB85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2A7B0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r>
      <w:tr w:rsidR="00AE739C" w:rsidRPr="00935EAC" w14:paraId="3DA2451D" w14:textId="77777777" w:rsidTr="0073265E">
        <w:trPr>
          <w:trHeight w:val="170"/>
        </w:trPr>
        <w:tc>
          <w:tcPr>
            <w:tcW w:w="960" w:type="dxa"/>
            <w:tcBorders>
              <w:top w:val="nil"/>
              <w:left w:val="nil"/>
              <w:bottom w:val="nil"/>
              <w:right w:val="nil"/>
            </w:tcBorders>
            <w:shd w:val="clear" w:color="000000" w:fill="FFFFFF"/>
            <w:noWrap/>
            <w:vAlign w:val="bottom"/>
            <w:hideMark/>
          </w:tcPr>
          <w:p w14:paraId="65392E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w:t>
            </w:r>
          </w:p>
        </w:tc>
        <w:tc>
          <w:tcPr>
            <w:tcW w:w="2254" w:type="dxa"/>
            <w:tcBorders>
              <w:top w:val="nil"/>
              <w:left w:val="nil"/>
              <w:bottom w:val="nil"/>
              <w:right w:val="nil"/>
            </w:tcBorders>
            <w:shd w:val="clear" w:color="000000" w:fill="FFFFFF"/>
            <w:noWrap/>
            <w:vAlign w:val="bottom"/>
            <w:hideMark/>
          </w:tcPr>
          <w:p w14:paraId="5DCBAC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Argentina</w:t>
            </w:r>
          </w:p>
        </w:tc>
        <w:tc>
          <w:tcPr>
            <w:tcW w:w="1090" w:type="dxa"/>
            <w:tcBorders>
              <w:top w:val="nil"/>
              <w:left w:val="nil"/>
              <w:bottom w:val="nil"/>
              <w:right w:val="nil"/>
            </w:tcBorders>
            <w:shd w:val="clear" w:color="000000" w:fill="FFFFFF"/>
            <w:noWrap/>
            <w:vAlign w:val="bottom"/>
            <w:hideMark/>
          </w:tcPr>
          <w:p w14:paraId="69B1CE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-0.619</w:t>
            </w:r>
          </w:p>
        </w:tc>
        <w:tc>
          <w:tcPr>
            <w:tcW w:w="1030" w:type="dxa"/>
            <w:tcBorders>
              <w:top w:val="nil"/>
              <w:left w:val="nil"/>
              <w:bottom w:val="nil"/>
              <w:right w:val="nil"/>
            </w:tcBorders>
            <w:shd w:val="clear" w:color="000000" w:fill="FFFFFF"/>
            <w:noWrap/>
            <w:vAlign w:val="bottom"/>
            <w:hideMark/>
          </w:tcPr>
          <w:p w14:paraId="653D99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3.812</w:t>
            </w:r>
          </w:p>
        </w:tc>
        <w:tc>
          <w:tcPr>
            <w:tcW w:w="1090" w:type="dxa"/>
            <w:tcBorders>
              <w:top w:val="nil"/>
              <w:left w:val="nil"/>
              <w:bottom w:val="nil"/>
              <w:right w:val="nil"/>
            </w:tcBorders>
            <w:shd w:val="clear" w:color="000000" w:fill="FFFFFF"/>
            <w:noWrap/>
            <w:vAlign w:val="bottom"/>
            <w:hideMark/>
          </w:tcPr>
          <w:p w14:paraId="073CC1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-13.387</w:t>
            </w:r>
          </w:p>
        </w:tc>
        <w:tc>
          <w:tcPr>
            <w:tcW w:w="1090" w:type="dxa"/>
            <w:tcBorders>
              <w:top w:val="nil"/>
              <w:left w:val="nil"/>
              <w:bottom w:val="nil"/>
              <w:right w:val="nil"/>
            </w:tcBorders>
            <w:shd w:val="clear" w:color="000000" w:fill="FFFFFF"/>
            <w:noWrap/>
            <w:vAlign w:val="bottom"/>
            <w:hideMark/>
          </w:tcPr>
          <w:p w14:paraId="40E30A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13.851</w:t>
            </w:r>
          </w:p>
        </w:tc>
        <w:tc>
          <w:tcPr>
            <w:tcW w:w="956" w:type="dxa"/>
            <w:tcBorders>
              <w:top w:val="nil"/>
              <w:left w:val="nil"/>
              <w:bottom w:val="nil"/>
              <w:right w:val="nil"/>
            </w:tcBorders>
            <w:shd w:val="clear" w:color="000000" w:fill="FFFFFF"/>
            <w:noWrap/>
            <w:vAlign w:val="bottom"/>
            <w:hideMark/>
          </w:tcPr>
          <w:p w14:paraId="610CDE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45C605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8CFF9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5C857FED" w14:textId="77777777" w:rsidTr="0073265E">
        <w:trPr>
          <w:trHeight w:val="170"/>
        </w:trPr>
        <w:tc>
          <w:tcPr>
            <w:tcW w:w="960" w:type="dxa"/>
            <w:tcBorders>
              <w:top w:val="nil"/>
              <w:left w:val="nil"/>
              <w:bottom w:val="nil"/>
              <w:right w:val="nil"/>
            </w:tcBorders>
            <w:shd w:val="clear" w:color="000000" w:fill="FFFFFF"/>
            <w:noWrap/>
            <w:vAlign w:val="bottom"/>
            <w:hideMark/>
          </w:tcPr>
          <w:p w14:paraId="15423F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w:t>
            </w:r>
          </w:p>
        </w:tc>
        <w:tc>
          <w:tcPr>
            <w:tcW w:w="2254" w:type="dxa"/>
            <w:tcBorders>
              <w:top w:val="nil"/>
              <w:left w:val="nil"/>
              <w:bottom w:val="nil"/>
              <w:right w:val="nil"/>
            </w:tcBorders>
            <w:shd w:val="clear" w:color="000000" w:fill="FFFFFF"/>
            <w:noWrap/>
            <w:vAlign w:val="bottom"/>
            <w:hideMark/>
          </w:tcPr>
          <w:p w14:paraId="297E92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Armenia</w:t>
            </w:r>
          </w:p>
        </w:tc>
        <w:tc>
          <w:tcPr>
            <w:tcW w:w="1090" w:type="dxa"/>
            <w:tcBorders>
              <w:top w:val="nil"/>
              <w:left w:val="nil"/>
              <w:bottom w:val="nil"/>
              <w:right w:val="nil"/>
            </w:tcBorders>
            <w:shd w:val="clear" w:color="000000" w:fill="FFFFFF"/>
            <w:noWrap/>
            <w:vAlign w:val="bottom"/>
            <w:hideMark/>
          </w:tcPr>
          <w:p w14:paraId="77D229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-11.246</w:t>
            </w:r>
          </w:p>
        </w:tc>
        <w:tc>
          <w:tcPr>
            <w:tcW w:w="1030" w:type="dxa"/>
            <w:tcBorders>
              <w:top w:val="nil"/>
              <w:left w:val="nil"/>
              <w:bottom w:val="nil"/>
              <w:right w:val="nil"/>
            </w:tcBorders>
            <w:shd w:val="clear" w:color="000000" w:fill="FFFFFF"/>
            <w:noWrap/>
            <w:vAlign w:val="bottom"/>
            <w:hideMark/>
          </w:tcPr>
          <w:p w14:paraId="548A01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9.544</w:t>
            </w:r>
          </w:p>
        </w:tc>
        <w:tc>
          <w:tcPr>
            <w:tcW w:w="1090" w:type="dxa"/>
            <w:tcBorders>
              <w:top w:val="nil"/>
              <w:left w:val="nil"/>
              <w:bottom w:val="nil"/>
              <w:right w:val="nil"/>
            </w:tcBorders>
            <w:shd w:val="clear" w:color="000000" w:fill="FFFFFF"/>
            <w:noWrap/>
            <w:vAlign w:val="bottom"/>
            <w:hideMark/>
          </w:tcPr>
          <w:p w14:paraId="4D59D3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-52.759</w:t>
            </w:r>
          </w:p>
        </w:tc>
        <w:tc>
          <w:tcPr>
            <w:tcW w:w="1090" w:type="dxa"/>
            <w:tcBorders>
              <w:top w:val="nil"/>
              <w:left w:val="nil"/>
              <w:bottom w:val="nil"/>
              <w:right w:val="nil"/>
            </w:tcBorders>
            <w:shd w:val="clear" w:color="000000" w:fill="FFFFFF"/>
            <w:noWrap/>
            <w:vAlign w:val="bottom"/>
            <w:hideMark/>
          </w:tcPr>
          <w:p w14:paraId="0A1032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2.022</w:t>
            </w:r>
          </w:p>
        </w:tc>
        <w:tc>
          <w:tcPr>
            <w:tcW w:w="956" w:type="dxa"/>
            <w:tcBorders>
              <w:top w:val="nil"/>
              <w:left w:val="nil"/>
              <w:bottom w:val="nil"/>
              <w:right w:val="nil"/>
            </w:tcBorders>
            <w:shd w:val="clear" w:color="000000" w:fill="FFFFFF"/>
            <w:noWrap/>
            <w:vAlign w:val="bottom"/>
            <w:hideMark/>
          </w:tcPr>
          <w:p w14:paraId="2A5F93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2FBC80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2020-Q3</w:t>
            </w:r>
          </w:p>
        </w:tc>
        <w:tc>
          <w:tcPr>
            <w:tcW w:w="574" w:type="dxa"/>
            <w:tcBorders>
              <w:top w:val="nil"/>
              <w:left w:val="nil"/>
              <w:bottom w:val="nil"/>
              <w:right w:val="nil"/>
            </w:tcBorders>
            <w:shd w:val="clear" w:color="000000" w:fill="FFFFFF"/>
            <w:noWrap/>
            <w:vAlign w:val="bottom"/>
            <w:hideMark/>
          </w:tcPr>
          <w:p w14:paraId="6D9DDF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107</w:t>
            </w:r>
          </w:p>
        </w:tc>
      </w:tr>
      <w:tr w:rsidR="00AE739C" w:rsidRPr="00935EAC" w14:paraId="3CD379C1" w14:textId="77777777" w:rsidTr="0073265E">
        <w:trPr>
          <w:trHeight w:val="170"/>
        </w:trPr>
        <w:tc>
          <w:tcPr>
            <w:tcW w:w="960" w:type="dxa"/>
            <w:tcBorders>
              <w:top w:val="nil"/>
              <w:left w:val="nil"/>
              <w:bottom w:val="nil"/>
              <w:right w:val="nil"/>
            </w:tcBorders>
            <w:shd w:val="clear" w:color="000000" w:fill="FFFFFF"/>
            <w:noWrap/>
            <w:vAlign w:val="bottom"/>
            <w:hideMark/>
          </w:tcPr>
          <w:p w14:paraId="08899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w:t>
            </w:r>
          </w:p>
        </w:tc>
        <w:tc>
          <w:tcPr>
            <w:tcW w:w="2254" w:type="dxa"/>
            <w:tcBorders>
              <w:top w:val="nil"/>
              <w:left w:val="nil"/>
              <w:bottom w:val="nil"/>
              <w:right w:val="nil"/>
            </w:tcBorders>
            <w:shd w:val="clear" w:color="000000" w:fill="FFFFFF"/>
            <w:noWrap/>
            <w:vAlign w:val="bottom"/>
            <w:hideMark/>
          </w:tcPr>
          <w:p w14:paraId="2126A63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Australia</w:t>
            </w:r>
          </w:p>
        </w:tc>
        <w:tc>
          <w:tcPr>
            <w:tcW w:w="1090" w:type="dxa"/>
            <w:tcBorders>
              <w:top w:val="nil"/>
              <w:left w:val="nil"/>
              <w:bottom w:val="nil"/>
              <w:right w:val="nil"/>
            </w:tcBorders>
            <w:shd w:val="clear" w:color="000000" w:fill="FFFFFF"/>
            <w:noWrap/>
            <w:vAlign w:val="bottom"/>
            <w:hideMark/>
          </w:tcPr>
          <w:p w14:paraId="62C2D4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-2.963</w:t>
            </w:r>
          </w:p>
        </w:tc>
        <w:tc>
          <w:tcPr>
            <w:tcW w:w="1030" w:type="dxa"/>
            <w:tcBorders>
              <w:top w:val="nil"/>
              <w:left w:val="nil"/>
              <w:bottom w:val="nil"/>
              <w:right w:val="nil"/>
            </w:tcBorders>
            <w:shd w:val="clear" w:color="000000" w:fill="FFFFFF"/>
            <w:noWrap/>
            <w:vAlign w:val="bottom"/>
            <w:hideMark/>
          </w:tcPr>
          <w:p w14:paraId="674C3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2.167</w:t>
            </w:r>
          </w:p>
        </w:tc>
        <w:tc>
          <w:tcPr>
            <w:tcW w:w="1090" w:type="dxa"/>
            <w:tcBorders>
              <w:top w:val="nil"/>
              <w:left w:val="nil"/>
              <w:bottom w:val="nil"/>
              <w:right w:val="nil"/>
            </w:tcBorders>
            <w:shd w:val="clear" w:color="000000" w:fill="FFFFFF"/>
            <w:noWrap/>
            <w:vAlign w:val="bottom"/>
            <w:hideMark/>
          </w:tcPr>
          <w:p w14:paraId="71D8998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-7.323</w:t>
            </w:r>
          </w:p>
        </w:tc>
        <w:tc>
          <w:tcPr>
            <w:tcW w:w="1090" w:type="dxa"/>
            <w:tcBorders>
              <w:top w:val="nil"/>
              <w:left w:val="nil"/>
              <w:bottom w:val="nil"/>
              <w:right w:val="nil"/>
            </w:tcBorders>
            <w:shd w:val="clear" w:color="000000" w:fill="FFFFFF"/>
            <w:noWrap/>
            <w:vAlign w:val="bottom"/>
            <w:hideMark/>
          </w:tcPr>
          <w:p w14:paraId="1D869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3.532</w:t>
            </w:r>
          </w:p>
        </w:tc>
        <w:tc>
          <w:tcPr>
            <w:tcW w:w="956" w:type="dxa"/>
            <w:tcBorders>
              <w:top w:val="nil"/>
              <w:left w:val="nil"/>
              <w:bottom w:val="nil"/>
              <w:right w:val="nil"/>
            </w:tcBorders>
            <w:shd w:val="clear" w:color="000000" w:fill="FFFFFF"/>
            <w:noWrap/>
            <w:vAlign w:val="bottom"/>
            <w:hideMark/>
          </w:tcPr>
          <w:p w14:paraId="506CC9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7098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8CC0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455D2491" w14:textId="77777777" w:rsidTr="0073265E">
        <w:trPr>
          <w:trHeight w:val="170"/>
        </w:trPr>
        <w:tc>
          <w:tcPr>
            <w:tcW w:w="960" w:type="dxa"/>
            <w:tcBorders>
              <w:top w:val="nil"/>
              <w:left w:val="nil"/>
              <w:bottom w:val="nil"/>
              <w:right w:val="nil"/>
            </w:tcBorders>
            <w:shd w:val="clear" w:color="000000" w:fill="FFFFFF"/>
            <w:noWrap/>
            <w:vAlign w:val="bottom"/>
            <w:hideMark/>
          </w:tcPr>
          <w:p w14:paraId="17F2B9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w:t>
            </w:r>
          </w:p>
        </w:tc>
        <w:tc>
          <w:tcPr>
            <w:tcW w:w="2254" w:type="dxa"/>
            <w:tcBorders>
              <w:top w:val="nil"/>
              <w:left w:val="nil"/>
              <w:bottom w:val="nil"/>
              <w:right w:val="nil"/>
            </w:tcBorders>
            <w:shd w:val="clear" w:color="000000" w:fill="FFFFFF"/>
            <w:noWrap/>
            <w:vAlign w:val="bottom"/>
            <w:hideMark/>
          </w:tcPr>
          <w:p w14:paraId="55C456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Austria</w:t>
            </w:r>
          </w:p>
        </w:tc>
        <w:tc>
          <w:tcPr>
            <w:tcW w:w="1090" w:type="dxa"/>
            <w:tcBorders>
              <w:top w:val="nil"/>
              <w:left w:val="nil"/>
              <w:bottom w:val="nil"/>
              <w:right w:val="nil"/>
            </w:tcBorders>
            <w:shd w:val="clear" w:color="000000" w:fill="FFFFFF"/>
            <w:noWrap/>
            <w:vAlign w:val="bottom"/>
            <w:hideMark/>
          </w:tcPr>
          <w:p w14:paraId="68419E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0.143</w:t>
            </w:r>
          </w:p>
        </w:tc>
        <w:tc>
          <w:tcPr>
            <w:tcW w:w="1030" w:type="dxa"/>
            <w:tcBorders>
              <w:top w:val="nil"/>
              <w:left w:val="nil"/>
              <w:bottom w:val="nil"/>
              <w:right w:val="nil"/>
            </w:tcBorders>
            <w:shd w:val="clear" w:color="000000" w:fill="FFFFFF"/>
            <w:noWrap/>
            <w:vAlign w:val="bottom"/>
            <w:hideMark/>
          </w:tcPr>
          <w:p w14:paraId="386B8E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2.381</w:t>
            </w:r>
          </w:p>
        </w:tc>
        <w:tc>
          <w:tcPr>
            <w:tcW w:w="1090" w:type="dxa"/>
            <w:tcBorders>
              <w:top w:val="nil"/>
              <w:left w:val="nil"/>
              <w:bottom w:val="nil"/>
              <w:right w:val="nil"/>
            </w:tcBorders>
            <w:shd w:val="clear" w:color="000000" w:fill="FFFFFF"/>
            <w:noWrap/>
            <w:vAlign w:val="bottom"/>
            <w:hideMark/>
          </w:tcPr>
          <w:p w14:paraId="11471F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-6.288</w:t>
            </w:r>
          </w:p>
        </w:tc>
        <w:tc>
          <w:tcPr>
            <w:tcW w:w="1090" w:type="dxa"/>
            <w:tcBorders>
              <w:top w:val="nil"/>
              <w:left w:val="nil"/>
              <w:bottom w:val="nil"/>
              <w:right w:val="nil"/>
            </w:tcBorders>
            <w:shd w:val="clear" w:color="000000" w:fill="FFFFFF"/>
            <w:noWrap/>
            <w:vAlign w:val="bottom"/>
            <w:hideMark/>
          </w:tcPr>
          <w:p w14:paraId="709F41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6.914</w:t>
            </w:r>
          </w:p>
        </w:tc>
        <w:tc>
          <w:tcPr>
            <w:tcW w:w="956" w:type="dxa"/>
            <w:tcBorders>
              <w:top w:val="nil"/>
              <w:left w:val="nil"/>
              <w:bottom w:val="nil"/>
              <w:right w:val="nil"/>
            </w:tcBorders>
            <w:shd w:val="clear" w:color="000000" w:fill="FFFFFF"/>
            <w:noWrap/>
            <w:vAlign w:val="bottom"/>
            <w:hideMark/>
          </w:tcPr>
          <w:p w14:paraId="28A747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3460FA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764E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6CA421B" w14:textId="77777777" w:rsidTr="0073265E">
        <w:trPr>
          <w:trHeight w:val="170"/>
        </w:trPr>
        <w:tc>
          <w:tcPr>
            <w:tcW w:w="960" w:type="dxa"/>
            <w:tcBorders>
              <w:top w:val="nil"/>
              <w:left w:val="nil"/>
              <w:bottom w:val="nil"/>
              <w:right w:val="nil"/>
            </w:tcBorders>
            <w:shd w:val="clear" w:color="000000" w:fill="FFFFFF"/>
            <w:noWrap/>
            <w:vAlign w:val="bottom"/>
            <w:hideMark/>
          </w:tcPr>
          <w:p w14:paraId="21509A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w:t>
            </w:r>
          </w:p>
        </w:tc>
        <w:tc>
          <w:tcPr>
            <w:tcW w:w="2254" w:type="dxa"/>
            <w:tcBorders>
              <w:top w:val="nil"/>
              <w:left w:val="nil"/>
              <w:bottom w:val="nil"/>
              <w:right w:val="nil"/>
            </w:tcBorders>
            <w:shd w:val="clear" w:color="000000" w:fill="FFFFFF"/>
            <w:noWrap/>
            <w:vAlign w:val="bottom"/>
            <w:hideMark/>
          </w:tcPr>
          <w:p w14:paraId="2C389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Belarus</w:t>
            </w:r>
          </w:p>
        </w:tc>
        <w:tc>
          <w:tcPr>
            <w:tcW w:w="1090" w:type="dxa"/>
            <w:tcBorders>
              <w:top w:val="nil"/>
              <w:left w:val="nil"/>
              <w:bottom w:val="nil"/>
              <w:right w:val="nil"/>
            </w:tcBorders>
            <w:shd w:val="clear" w:color="000000" w:fill="FFFFFF"/>
            <w:noWrap/>
            <w:vAlign w:val="bottom"/>
            <w:hideMark/>
          </w:tcPr>
          <w:p w14:paraId="12854F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-5.118</w:t>
            </w:r>
          </w:p>
        </w:tc>
        <w:tc>
          <w:tcPr>
            <w:tcW w:w="1030" w:type="dxa"/>
            <w:tcBorders>
              <w:top w:val="nil"/>
              <w:left w:val="nil"/>
              <w:bottom w:val="nil"/>
              <w:right w:val="nil"/>
            </w:tcBorders>
            <w:shd w:val="clear" w:color="000000" w:fill="FFFFFF"/>
            <w:noWrap/>
            <w:vAlign w:val="bottom"/>
            <w:hideMark/>
          </w:tcPr>
          <w:p w14:paraId="1F43CF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5.266</w:t>
            </w:r>
          </w:p>
        </w:tc>
        <w:tc>
          <w:tcPr>
            <w:tcW w:w="1090" w:type="dxa"/>
            <w:tcBorders>
              <w:top w:val="nil"/>
              <w:left w:val="nil"/>
              <w:bottom w:val="nil"/>
              <w:right w:val="nil"/>
            </w:tcBorders>
            <w:shd w:val="clear" w:color="000000" w:fill="FFFFFF"/>
            <w:noWrap/>
            <w:vAlign w:val="bottom"/>
            <w:hideMark/>
          </w:tcPr>
          <w:p w14:paraId="077A4E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-24.871</w:t>
            </w:r>
          </w:p>
        </w:tc>
        <w:tc>
          <w:tcPr>
            <w:tcW w:w="1090" w:type="dxa"/>
            <w:tcBorders>
              <w:top w:val="nil"/>
              <w:left w:val="nil"/>
              <w:bottom w:val="nil"/>
              <w:right w:val="nil"/>
            </w:tcBorders>
            <w:shd w:val="clear" w:color="000000" w:fill="FFFFFF"/>
            <w:noWrap/>
            <w:vAlign w:val="bottom"/>
            <w:hideMark/>
          </w:tcPr>
          <w:p w14:paraId="7A34FC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9.211</w:t>
            </w:r>
          </w:p>
        </w:tc>
        <w:tc>
          <w:tcPr>
            <w:tcW w:w="956" w:type="dxa"/>
            <w:tcBorders>
              <w:top w:val="nil"/>
              <w:left w:val="nil"/>
              <w:bottom w:val="nil"/>
              <w:right w:val="nil"/>
            </w:tcBorders>
            <w:shd w:val="clear" w:color="000000" w:fill="FFFFFF"/>
            <w:noWrap/>
            <w:vAlign w:val="bottom"/>
            <w:hideMark/>
          </w:tcPr>
          <w:p w14:paraId="5DB75F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5EDCB8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548E6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w:t>
            </w:r>
          </w:p>
        </w:tc>
      </w:tr>
      <w:tr w:rsidR="00AE739C" w:rsidRPr="00935EAC" w14:paraId="1AEA7E90" w14:textId="77777777" w:rsidTr="0073265E">
        <w:trPr>
          <w:trHeight w:val="170"/>
        </w:trPr>
        <w:tc>
          <w:tcPr>
            <w:tcW w:w="960" w:type="dxa"/>
            <w:tcBorders>
              <w:top w:val="nil"/>
              <w:left w:val="nil"/>
              <w:bottom w:val="nil"/>
              <w:right w:val="nil"/>
            </w:tcBorders>
            <w:shd w:val="clear" w:color="000000" w:fill="FFFFFF"/>
            <w:noWrap/>
            <w:vAlign w:val="bottom"/>
            <w:hideMark/>
          </w:tcPr>
          <w:p w14:paraId="4856ED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w:t>
            </w:r>
          </w:p>
        </w:tc>
        <w:tc>
          <w:tcPr>
            <w:tcW w:w="2254" w:type="dxa"/>
            <w:tcBorders>
              <w:top w:val="nil"/>
              <w:left w:val="nil"/>
              <w:bottom w:val="nil"/>
              <w:right w:val="nil"/>
            </w:tcBorders>
            <w:shd w:val="clear" w:color="000000" w:fill="FFFFFF"/>
            <w:noWrap/>
            <w:vAlign w:val="bottom"/>
            <w:hideMark/>
          </w:tcPr>
          <w:p w14:paraId="49D6FD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Belgium</w:t>
            </w:r>
          </w:p>
        </w:tc>
        <w:tc>
          <w:tcPr>
            <w:tcW w:w="1090" w:type="dxa"/>
            <w:tcBorders>
              <w:top w:val="nil"/>
              <w:left w:val="nil"/>
              <w:bottom w:val="nil"/>
              <w:right w:val="nil"/>
            </w:tcBorders>
            <w:shd w:val="clear" w:color="000000" w:fill="FFFFFF"/>
            <w:noWrap/>
            <w:vAlign w:val="bottom"/>
            <w:hideMark/>
          </w:tcPr>
          <w:p w14:paraId="57CA92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1.834</w:t>
            </w:r>
          </w:p>
        </w:tc>
        <w:tc>
          <w:tcPr>
            <w:tcW w:w="1030" w:type="dxa"/>
            <w:tcBorders>
              <w:top w:val="nil"/>
              <w:left w:val="nil"/>
              <w:bottom w:val="nil"/>
              <w:right w:val="nil"/>
            </w:tcBorders>
            <w:shd w:val="clear" w:color="000000" w:fill="FFFFFF"/>
            <w:noWrap/>
            <w:vAlign w:val="bottom"/>
            <w:hideMark/>
          </w:tcPr>
          <w:p w14:paraId="115FFE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3.076</w:t>
            </w:r>
          </w:p>
        </w:tc>
        <w:tc>
          <w:tcPr>
            <w:tcW w:w="1090" w:type="dxa"/>
            <w:tcBorders>
              <w:top w:val="nil"/>
              <w:left w:val="nil"/>
              <w:bottom w:val="nil"/>
              <w:right w:val="nil"/>
            </w:tcBorders>
            <w:shd w:val="clear" w:color="000000" w:fill="FFFFFF"/>
            <w:noWrap/>
            <w:vAlign w:val="bottom"/>
            <w:hideMark/>
          </w:tcPr>
          <w:p w14:paraId="2AB4F5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-7.935</w:t>
            </w:r>
          </w:p>
        </w:tc>
        <w:tc>
          <w:tcPr>
            <w:tcW w:w="1090" w:type="dxa"/>
            <w:tcBorders>
              <w:top w:val="nil"/>
              <w:left w:val="nil"/>
              <w:bottom w:val="nil"/>
              <w:right w:val="nil"/>
            </w:tcBorders>
            <w:shd w:val="clear" w:color="000000" w:fill="FFFFFF"/>
            <w:noWrap/>
            <w:vAlign w:val="bottom"/>
            <w:hideMark/>
          </w:tcPr>
          <w:p w14:paraId="7B2837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7.507</w:t>
            </w:r>
          </w:p>
        </w:tc>
        <w:tc>
          <w:tcPr>
            <w:tcW w:w="956" w:type="dxa"/>
            <w:tcBorders>
              <w:top w:val="nil"/>
              <w:left w:val="nil"/>
              <w:bottom w:val="nil"/>
              <w:right w:val="nil"/>
            </w:tcBorders>
            <w:shd w:val="clear" w:color="000000" w:fill="FFFFFF"/>
            <w:noWrap/>
            <w:vAlign w:val="bottom"/>
            <w:hideMark/>
          </w:tcPr>
          <w:p w14:paraId="50EF9B6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32A0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DCBB4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34EAC8B8" w14:textId="77777777" w:rsidTr="0073265E">
        <w:trPr>
          <w:trHeight w:val="170"/>
        </w:trPr>
        <w:tc>
          <w:tcPr>
            <w:tcW w:w="960" w:type="dxa"/>
            <w:tcBorders>
              <w:top w:val="nil"/>
              <w:left w:val="nil"/>
              <w:bottom w:val="nil"/>
              <w:right w:val="nil"/>
            </w:tcBorders>
            <w:shd w:val="clear" w:color="000000" w:fill="FFFFFF"/>
            <w:noWrap/>
            <w:vAlign w:val="bottom"/>
            <w:hideMark/>
          </w:tcPr>
          <w:p w14:paraId="310626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w:t>
            </w:r>
          </w:p>
        </w:tc>
        <w:tc>
          <w:tcPr>
            <w:tcW w:w="2254" w:type="dxa"/>
            <w:tcBorders>
              <w:top w:val="nil"/>
              <w:left w:val="nil"/>
              <w:bottom w:val="nil"/>
              <w:right w:val="nil"/>
            </w:tcBorders>
            <w:shd w:val="clear" w:color="000000" w:fill="FFFFFF"/>
            <w:noWrap/>
            <w:vAlign w:val="bottom"/>
            <w:hideMark/>
          </w:tcPr>
          <w:p w14:paraId="53FD85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Bolivia</w:t>
            </w:r>
          </w:p>
        </w:tc>
        <w:tc>
          <w:tcPr>
            <w:tcW w:w="1090" w:type="dxa"/>
            <w:tcBorders>
              <w:top w:val="nil"/>
              <w:left w:val="nil"/>
              <w:bottom w:val="nil"/>
              <w:right w:val="nil"/>
            </w:tcBorders>
            <w:shd w:val="clear" w:color="000000" w:fill="FFFFFF"/>
            <w:noWrap/>
            <w:vAlign w:val="bottom"/>
            <w:hideMark/>
          </w:tcPr>
          <w:p w14:paraId="3FF798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-2.131</w:t>
            </w:r>
          </w:p>
        </w:tc>
        <w:tc>
          <w:tcPr>
            <w:tcW w:w="1030" w:type="dxa"/>
            <w:tcBorders>
              <w:top w:val="nil"/>
              <w:left w:val="nil"/>
              <w:bottom w:val="nil"/>
              <w:right w:val="nil"/>
            </w:tcBorders>
            <w:shd w:val="clear" w:color="000000" w:fill="FFFFFF"/>
            <w:noWrap/>
            <w:vAlign w:val="bottom"/>
            <w:hideMark/>
          </w:tcPr>
          <w:p w14:paraId="18A26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7.201</w:t>
            </w:r>
          </w:p>
        </w:tc>
        <w:tc>
          <w:tcPr>
            <w:tcW w:w="1090" w:type="dxa"/>
            <w:tcBorders>
              <w:top w:val="nil"/>
              <w:left w:val="nil"/>
              <w:bottom w:val="nil"/>
              <w:right w:val="nil"/>
            </w:tcBorders>
            <w:shd w:val="clear" w:color="000000" w:fill="FFFFFF"/>
            <w:noWrap/>
            <w:vAlign w:val="bottom"/>
            <w:hideMark/>
          </w:tcPr>
          <w:p w14:paraId="28C69F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-17.940</w:t>
            </w:r>
          </w:p>
        </w:tc>
        <w:tc>
          <w:tcPr>
            <w:tcW w:w="1090" w:type="dxa"/>
            <w:tcBorders>
              <w:top w:val="nil"/>
              <w:left w:val="nil"/>
              <w:bottom w:val="nil"/>
              <w:right w:val="nil"/>
            </w:tcBorders>
            <w:shd w:val="clear" w:color="000000" w:fill="FFFFFF"/>
            <w:noWrap/>
            <w:vAlign w:val="bottom"/>
            <w:hideMark/>
          </w:tcPr>
          <w:p w14:paraId="66CF0D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17.557</w:t>
            </w:r>
          </w:p>
        </w:tc>
        <w:tc>
          <w:tcPr>
            <w:tcW w:w="956" w:type="dxa"/>
            <w:tcBorders>
              <w:top w:val="nil"/>
              <w:left w:val="nil"/>
              <w:bottom w:val="nil"/>
              <w:right w:val="nil"/>
            </w:tcBorders>
            <w:shd w:val="clear" w:color="000000" w:fill="FFFFFF"/>
            <w:noWrap/>
            <w:vAlign w:val="bottom"/>
            <w:hideMark/>
          </w:tcPr>
          <w:p w14:paraId="303B73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73D5E0A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6F1933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2DDDCAB8" w14:textId="77777777" w:rsidTr="0073265E">
        <w:trPr>
          <w:trHeight w:val="170"/>
        </w:trPr>
        <w:tc>
          <w:tcPr>
            <w:tcW w:w="960" w:type="dxa"/>
            <w:tcBorders>
              <w:top w:val="nil"/>
              <w:left w:val="nil"/>
              <w:bottom w:val="nil"/>
              <w:right w:val="nil"/>
            </w:tcBorders>
            <w:shd w:val="clear" w:color="000000" w:fill="FFFFFF"/>
            <w:noWrap/>
            <w:vAlign w:val="bottom"/>
            <w:hideMark/>
          </w:tcPr>
          <w:p w14:paraId="2E2313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w:t>
            </w:r>
          </w:p>
        </w:tc>
        <w:tc>
          <w:tcPr>
            <w:tcW w:w="2254" w:type="dxa"/>
            <w:tcBorders>
              <w:top w:val="nil"/>
              <w:left w:val="nil"/>
              <w:bottom w:val="nil"/>
              <w:right w:val="nil"/>
            </w:tcBorders>
            <w:shd w:val="clear" w:color="000000" w:fill="FFFFFF"/>
            <w:noWrap/>
            <w:vAlign w:val="bottom"/>
            <w:hideMark/>
          </w:tcPr>
          <w:p w14:paraId="12BAD0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Bosnia And Herzegovina</w:t>
            </w:r>
          </w:p>
        </w:tc>
        <w:tc>
          <w:tcPr>
            <w:tcW w:w="1090" w:type="dxa"/>
            <w:tcBorders>
              <w:top w:val="nil"/>
              <w:left w:val="nil"/>
              <w:bottom w:val="nil"/>
              <w:right w:val="nil"/>
            </w:tcBorders>
            <w:shd w:val="clear" w:color="000000" w:fill="FFFFFF"/>
            <w:noWrap/>
            <w:vAlign w:val="bottom"/>
            <w:hideMark/>
          </w:tcPr>
          <w:p w14:paraId="23E906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-4.905</w:t>
            </w:r>
          </w:p>
        </w:tc>
        <w:tc>
          <w:tcPr>
            <w:tcW w:w="1030" w:type="dxa"/>
            <w:tcBorders>
              <w:top w:val="nil"/>
              <w:left w:val="nil"/>
              <w:bottom w:val="nil"/>
              <w:right w:val="nil"/>
            </w:tcBorders>
            <w:shd w:val="clear" w:color="000000" w:fill="FFFFFF"/>
            <w:noWrap/>
            <w:vAlign w:val="bottom"/>
            <w:hideMark/>
          </w:tcPr>
          <w:p w14:paraId="3DAE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2.502</w:t>
            </w:r>
          </w:p>
        </w:tc>
        <w:tc>
          <w:tcPr>
            <w:tcW w:w="1090" w:type="dxa"/>
            <w:tcBorders>
              <w:top w:val="nil"/>
              <w:left w:val="nil"/>
              <w:bottom w:val="nil"/>
              <w:right w:val="nil"/>
            </w:tcBorders>
            <w:shd w:val="clear" w:color="000000" w:fill="FFFFFF"/>
            <w:noWrap/>
            <w:vAlign w:val="bottom"/>
            <w:hideMark/>
          </w:tcPr>
          <w:p w14:paraId="6E2082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-11.912</w:t>
            </w:r>
          </w:p>
        </w:tc>
        <w:tc>
          <w:tcPr>
            <w:tcW w:w="1090" w:type="dxa"/>
            <w:tcBorders>
              <w:top w:val="nil"/>
              <w:left w:val="nil"/>
              <w:bottom w:val="nil"/>
              <w:right w:val="nil"/>
            </w:tcBorders>
            <w:shd w:val="clear" w:color="000000" w:fill="FFFFFF"/>
            <w:noWrap/>
            <w:vAlign w:val="bottom"/>
            <w:hideMark/>
          </w:tcPr>
          <w:p w14:paraId="702D7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-0.426</w:t>
            </w:r>
          </w:p>
        </w:tc>
        <w:tc>
          <w:tcPr>
            <w:tcW w:w="956" w:type="dxa"/>
            <w:tcBorders>
              <w:top w:val="nil"/>
              <w:left w:val="nil"/>
              <w:bottom w:val="nil"/>
              <w:right w:val="nil"/>
            </w:tcBorders>
            <w:shd w:val="clear" w:color="000000" w:fill="FFFFFF"/>
            <w:noWrap/>
            <w:vAlign w:val="bottom"/>
            <w:hideMark/>
          </w:tcPr>
          <w:p w14:paraId="1C003B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2010-Q1</w:t>
            </w:r>
          </w:p>
        </w:tc>
        <w:tc>
          <w:tcPr>
            <w:tcW w:w="956" w:type="dxa"/>
            <w:tcBorders>
              <w:top w:val="nil"/>
              <w:left w:val="nil"/>
              <w:bottom w:val="nil"/>
              <w:right w:val="nil"/>
            </w:tcBorders>
            <w:shd w:val="clear" w:color="000000" w:fill="FFFFFF"/>
            <w:noWrap/>
            <w:vAlign w:val="bottom"/>
            <w:hideMark/>
          </w:tcPr>
          <w:p w14:paraId="4FFC85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2024-Q2</w:t>
            </w:r>
          </w:p>
        </w:tc>
        <w:tc>
          <w:tcPr>
            <w:tcW w:w="574" w:type="dxa"/>
            <w:tcBorders>
              <w:top w:val="nil"/>
              <w:left w:val="nil"/>
              <w:bottom w:val="nil"/>
              <w:right w:val="nil"/>
            </w:tcBorders>
            <w:shd w:val="clear" w:color="000000" w:fill="FFFFFF"/>
            <w:noWrap/>
            <w:vAlign w:val="bottom"/>
            <w:hideMark/>
          </w:tcPr>
          <w:p w14:paraId="259A5C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r>
      <w:tr w:rsidR="00AE739C" w:rsidRPr="00935EAC" w14:paraId="0EF0D1F6" w14:textId="77777777" w:rsidTr="0073265E">
        <w:trPr>
          <w:trHeight w:val="170"/>
        </w:trPr>
        <w:tc>
          <w:tcPr>
            <w:tcW w:w="960" w:type="dxa"/>
            <w:tcBorders>
              <w:top w:val="nil"/>
              <w:left w:val="nil"/>
              <w:bottom w:val="nil"/>
              <w:right w:val="nil"/>
            </w:tcBorders>
            <w:shd w:val="clear" w:color="000000" w:fill="FFFFFF"/>
            <w:noWrap/>
            <w:vAlign w:val="bottom"/>
            <w:hideMark/>
          </w:tcPr>
          <w:p w14:paraId="30B6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w:t>
            </w:r>
          </w:p>
        </w:tc>
        <w:tc>
          <w:tcPr>
            <w:tcW w:w="2254" w:type="dxa"/>
            <w:tcBorders>
              <w:top w:val="nil"/>
              <w:left w:val="nil"/>
              <w:bottom w:val="nil"/>
              <w:right w:val="nil"/>
            </w:tcBorders>
            <w:shd w:val="clear" w:color="000000" w:fill="FFFFFF"/>
            <w:noWrap/>
            <w:vAlign w:val="bottom"/>
            <w:hideMark/>
          </w:tcPr>
          <w:p w14:paraId="6C836B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Brazil</w:t>
            </w:r>
          </w:p>
        </w:tc>
        <w:tc>
          <w:tcPr>
            <w:tcW w:w="1090" w:type="dxa"/>
            <w:tcBorders>
              <w:top w:val="nil"/>
              <w:left w:val="nil"/>
              <w:bottom w:val="nil"/>
              <w:right w:val="nil"/>
            </w:tcBorders>
            <w:shd w:val="clear" w:color="000000" w:fill="FFFFFF"/>
            <w:noWrap/>
            <w:vAlign w:val="bottom"/>
            <w:hideMark/>
          </w:tcPr>
          <w:p w14:paraId="08AD6C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-2.109</w:t>
            </w:r>
          </w:p>
        </w:tc>
        <w:tc>
          <w:tcPr>
            <w:tcW w:w="1030" w:type="dxa"/>
            <w:tcBorders>
              <w:top w:val="nil"/>
              <w:left w:val="nil"/>
              <w:bottom w:val="nil"/>
              <w:right w:val="nil"/>
            </w:tcBorders>
            <w:shd w:val="clear" w:color="000000" w:fill="FFFFFF"/>
            <w:noWrap/>
            <w:vAlign w:val="bottom"/>
            <w:hideMark/>
          </w:tcPr>
          <w:p w14:paraId="002BC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2.084</w:t>
            </w:r>
          </w:p>
        </w:tc>
        <w:tc>
          <w:tcPr>
            <w:tcW w:w="1090" w:type="dxa"/>
            <w:tcBorders>
              <w:top w:val="nil"/>
              <w:left w:val="nil"/>
              <w:bottom w:val="nil"/>
              <w:right w:val="nil"/>
            </w:tcBorders>
            <w:shd w:val="clear" w:color="000000" w:fill="FFFFFF"/>
            <w:noWrap/>
            <w:vAlign w:val="bottom"/>
            <w:hideMark/>
          </w:tcPr>
          <w:p w14:paraId="2B3178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-6.240</w:t>
            </w:r>
          </w:p>
        </w:tc>
        <w:tc>
          <w:tcPr>
            <w:tcW w:w="1090" w:type="dxa"/>
            <w:tcBorders>
              <w:top w:val="nil"/>
              <w:left w:val="nil"/>
              <w:bottom w:val="nil"/>
              <w:right w:val="nil"/>
            </w:tcBorders>
            <w:shd w:val="clear" w:color="000000" w:fill="FFFFFF"/>
            <w:noWrap/>
            <w:vAlign w:val="bottom"/>
            <w:hideMark/>
          </w:tcPr>
          <w:p w14:paraId="23DA3A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1.892</w:t>
            </w:r>
          </w:p>
        </w:tc>
        <w:tc>
          <w:tcPr>
            <w:tcW w:w="956" w:type="dxa"/>
            <w:tcBorders>
              <w:top w:val="nil"/>
              <w:left w:val="nil"/>
              <w:bottom w:val="nil"/>
              <w:right w:val="nil"/>
            </w:tcBorders>
            <w:shd w:val="clear" w:color="000000" w:fill="FFFFFF"/>
            <w:noWrap/>
            <w:vAlign w:val="bottom"/>
            <w:hideMark/>
          </w:tcPr>
          <w:p w14:paraId="05F0A4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1978-Q1</w:t>
            </w:r>
          </w:p>
        </w:tc>
        <w:tc>
          <w:tcPr>
            <w:tcW w:w="956" w:type="dxa"/>
            <w:tcBorders>
              <w:top w:val="nil"/>
              <w:left w:val="nil"/>
              <w:bottom w:val="nil"/>
              <w:right w:val="nil"/>
            </w:tcBorders>
            <w:shd w:val="clear" w:color="000000" w:fill="FFFFFF"/>
            <w:noWrap/>
            <w:vAlign w:val="bottom"/>
            <w:hideMark/>
          </w:tcPr>
          <w:p w14:paraId="7BD98A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3A368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188</w:t>
            </w:r>
          </w:p>
        </w:tc>
      </w:tr>
      <w:tr w:rsidR="00AE739C" w:rsidRPr="00935EAC" w14:paraId="2BAE5F97" w14:textId="77777777" w:rsidTr="0073265E">
        <w:trPr>
          <w:trHeight w:val="170"/>
        </w:trPr>
        <w:tc>
          <w:tcPr>
            <w:tcW w:w="960" w:type="dxa"/>
            <w:tcBorders>
              <w:top w:val="nil"/>
              <w:left w:val="nil"/>
              <w:bottom w:val="nil"/>
              <w:right w:val="nil"/>
            </w:tcBorders>
            <w:shd w:val="clear" w:color="000000" w:fill="FFFFFF"/>
            <w:noWrap/>
            <w:vAlign w:val="bottom"/>
            <w:hideMark/>
          </w:tcPr>
          <w:p w14:paraId="47B381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w:t>
            </w:r>
          </w:p>
        </w:tc>
        <w:tc>
          <w:tcPr>
            <w:tcW w:w="2254" w:type="dxa"/>
            <w:tcBorders>
              <w:top w:val="nil"/>
              <w:left w:val="nil"/>
              <w:bottom w:val="nil"/>
              <w:right w:val="nil"/>
            </w:tcBorders>
            <w:shd w:val="clear" w:color="000000" w:fill="FFFFFF"/>
            <w:noWrap/>
            <w:vAlign w:val="bottom"/>
            <w:hideMark/>
          </w:tcPr>
          <w:p w14:paraId="4C6B33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Bulgaria</w:t>
            </w:r>
          </w:p>
        </w:tc>
        <w:tc>
          <w:tcPr>
            <w:tcW w:w="1090" w:type="dxa"/>
            <w:tcBorders>
              <w:top w:val="nil"/>
              <w:left w:val="nil"/>
              <w:bottom w:val="nil"/>
              <w:right w:val="nil"/>
            </w:tcBorders>
            <w:shd w:val="clear" w:color="000000" w:fill="FFFFFF"/>
            <w:noWrap/>
            <w:vAlign w:val="bottom"/>
            <w:hideMark/>
          </w:tcPr>
          <w:p w14:paraId="47A69C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-3.413</w:t>
            </w:r>
          </w:p>
        </w:tc>
        <w:tc>
          <w:tcPr>
            <w:tcW w:w="1030" w:type="dxa"/>
            <w:tcBorders>
              <w:top w:val="nil"/>
              <w:left w:val="nil"/>
              <w:bottom w:val="nil"/>
              <w:right w:val="nil"/>
            </w:tcBorders>
            <w:shd w:val="clear" w:color="000000" w:fill="FFFFFF"/>
            <w:noWrap/>
            <w:vAlign w:val="bottom"/>
            <w:hideMark/>
          </w:tcPr>
          <w:p w14:paraId="5DD8E9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7.614</w:t>
            </w:r>
          </w:p>
        </w:tc>
        <w:tc>
          <w:tcPr>
            <w:tcW w:w="1090" w:type="dxa"/>
            <w:tcBorders>
              <w:top w:val="nil"/>
              <w:left w:val="nil"/>
              <w:bottom w:val="nil"/>
              <w:right w:val="nil"/>
            </w:tcBorders>
            <w:shd w:val="clear" w:color="000000" w:fill="FFFFFF"/>
            <w:noWrap/>
            <w:vAlign w:val="bottom"/>
            <w:hideMark/>
          </w:tcPr>
          <w:p w14:paraId="65842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-25.496</w:t>
            </w:r>
          </w:p>
        </w:tc>
        <w:tc>
          <w:tcPr>
            <w:tcW w:w="1090" w:type="dxa"/>
            <w:tcBorders>
              <w:top w:val="nil"/>
              <w:left w:val="nil"/>
              <w:bottom w:val="nil"/>
              <w:right w:val="nil"/>
            </w:tcBorders>
            <w:shd w:val="clear" w:color="000000" w:fill="FFFFFF"/>
            <w:noWrap/>
            <w:vAlign w:val="bottom"/>
            <w:hideMark/>
          </w:tcPr>
          <w:p w14:paraId="18EF52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20.421</w:t>
            </w:r>
          </w:p>
        </w:tc>
        <w:tc>
          <w:tcPr>
            <w:tcW w:w="956" w:type="dxa"/>
            <w:tcBorders>
              <w:top w:val="nil"/>
              <w:left w:val="nil"/>
              <w:bottom w:val="nil"/>
              <w:right w:val="nil"/>
            </w:tcBorders>
            <w:shd w:val="clear" w:color="000000" w:fill="FFFFFF"/>
            <w:noWrap/>
            <w:vAlign w:val="bottom"/>
            <w:hideMark/>
          </w:tcPr>
          <w:p w14:paraId="304E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F21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7CDC2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w:t>
            </w:r>
          </w:p>
        </w:tc>
      </w:tr>
      <w:tr w:rsidR="00AE739C" w:rsidRPr="00935EAC" w14:paraId="4C108819" w14:textId="77777777" w:rsidTr="0073265E">
        <w:trPr>
          <w:trHeight w:val="170"/>
        </w:trPr>
        <w:tc>
          <w:tcPr>
            <w:tcW w:w="960" w:type="dxa"/>
            <w:tcBorders>
              <w:top w:val="nil"/>
              <w:left w:val="nil"/>
              <w:bottom w:val="nil"/>
              <w:right w:val="nil"/>
            </w:tcBorders>
            <w:shd w:val="clear" w:color="000000" w:fill="FFFFFF"/>
            <w:noWrap/>
            <w:vAlign w:val="bottom"/>
            <w:hideMark/>
          </w:tcPr>
          <w:p w14:paraId="5B95E3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w:t>
            </w:r>
          </w:p>
        </w:tc>
        <w:tc>
          <w:tcPr>
            <w:tcW w:w="2254" w:type="dxa"/>
            <w:tcBorders>
              <w:top w:val="nil"/>
              <w:left w:val="nil"/>
              <w:bottom w:val="nil"/>
              <w:right w:val="nil"/>
            </w:tcBorders>
            <w:shd w:val="clear" w:color="000000" w:fill="FFFFFF"/>
            <w:noWrap/>
            <w:vAlign w:val="bottom"/>
            <w:hideMark/>
          </w:tcPr>
          <w:p w14:paraId="204FD4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Cambodia</w:t>
            </w:r>
          </w:p>
        </w:tc>
        <w:tc>
          <w:tcPr>
            <w:tcW w:w="1090" w:type="dxa"/>
            <w:tcBorders>
              <w:top w:val="nil"/>
              <w:left w:val="nil"/>
              <w:bottom w:val="nil"/>
              <w:right w:val="nil"/>
            </w:tcBorders>
            <w:shd w:val="clear" w:color="000000" w:fill="FFFFFF"/>
            <w:noWrap/>
            <w:vAlign w:val="bottom"/>
            <w:hideMark/>
          </w:tcPr>
          <w:p w14:paraId="31880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-8.432</w:t>
            </w:r>
          </w:p>
        </w:tc>
        <w:tc>
          <w:tcPr>
            <w:tcW w:w="1030" w:type="dxa"/>
            <w:tcBorders>
              <w:top w:val="nil"/>
              <w:left w:val="nil"/>
              <w:bottom w:val="nil"/>
              <w:right w:val="nil"/>
            </w:tcBorders>
            <w:shd w:val="clear" w:color="000000" w:fill="FFFFFF"/>
            <w:noWrap/>
            <w:vAlign w:val="bottom"/>
            <w:hideMark/>
          </w:tcPr>
          <w:p w14:paraId="4ADFD9E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8.532</w:t>
            </w:r>
          </w:p>
        </w:tc>
        <w:tc>
          <w:tcPr>
            <w:tcW w:w="1090" w:type="dxa"/>
            <w:tcBorders>
              <w:top w:val="nil"/>
              <w:left w:val="nil"/>
              <w:bottom w:val="nil"/>
              <w:right w:val="nil"/>
            </w:tcBorders>
            <w:shd w:val="clear" w:color="000000" w:fill="FFFFFF"/>
            <w:noWrap/>
            <w:vAlign w:val="bottom"/>
            <w:hideMark/>
          </w:tcPr>
          <w:p w14:paraId="08B7F5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-58.275</w:t>
            </w:r>
          </w:p>
        </w:tc>
        <w:tc>
          <w:tcPr>
            <w:tcW w:w="1090" w:type="dxa"/>
            <w:tcBorders>
              <w:top w:val="nil"/>
              <w:left w:val="nil"/>
              <w:bottom w:val="nil"/>
              <w:right w:val="nil"/>
            </w:tcBorders>
            <w:shd w:val="clear" w:color="000000" w:fill="FFFFFF"/>
            <w:noWrap/>
            <w:vAlign w:val="bottom"/>
            <w:hideMark/>
          </w:tcPr>
          <w:p w14:paraId="144C1D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5.417</w:t>
            </w:r>
          </w:p>
        </w:tc>
        <w:tc>
          <w:tcPr>
            <w:tcW w:w="956" w:type="dxa"/>
            <w:tcBorders>
              <w:top w:val="nil"/>
              <w:left w:val="nil"/>
              <w:bottom w:val="nil"/>
              <w:right w:val="nil"/>
            </w:tcBorders>
            <w:shd w:val="clear" w:color="000000" w:fill="FFFFFF"/>
            <w:noWrap/>
            <w:vAlign w:val="bottom"/>
            <w:hideMark/>
          </w:tcPr>
          <w:p w14:paraId="4707B9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0E5833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nil"/>
              <w:right w:val="nil"/>
            </w:tcBorders>
            <w:shd w:val="clear" w:color="000000" w:fill="FFFFFF"/>
            <w:noWrap/>
            <w:vAlign w:val="bottom"/>
            <w:hideMark/>
          </w:tcPr>
          <w:p w14:paraId="68C0EB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w:t>
            </w:r>
          </w:p>
        </w:tc>
      </w:tr>
      <w:tr w:rsidR="00AE739C" w:rsidRPr="00935EAC" w14:paraId="1644EAB1" w14:textId="77777777" w:rsidTr="0073265E">
        <w:trPr>
          <w:trHeight w:val="170"/>
        </w:trPr>
        <w:tc>
          <w:tcPr>
            <w:tcW w:w="960" w:type="dxa"/>
            <w:tcBorders>
              <w:top w:val="nil"/>
              <w:left w:val="nil"/>
              <w:bottom w:val="nil"/>
              <w:right w:val="nil"/>
            </w:tcBorders>
            <w:shd w:val="clear" w:color="000000" w:fill="FFFFFF"/>
            <w:noWrap/>
            <w:vAlign w:val="bottom"/>
            <w:hideMark/>
          </w:tcPr>
          <w:p w14:paraId="314202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w:t>
            </w:r>
          </w:p>
        </w:tc>
        <w:tc>
          <w:tcPr>
            <w:tcW w:w="2254" w:type="dxa"/>
            <w:tcBorders>
              <w:top w:val="nil"/>
              <w:left w:val="nil"/>
              <w:bottom w:val="nil"/>
              <w:right w:val="nil"/>
            </w:tcBorders>
            <w:shd w:val="clear" w:color="000000" w:fill="FFFFFF"/>
            <w:noWrap/>
            <w:vAlign w:val="bottom"/>
            <w:hideMark/>
          </w:tcPr>
          <w:p w14:paraId="4C6F2C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Canada</w:t>
            </w:r>
          </w:p>
        </w:tc>
        <w:tc>
          <w:tcPr>
            <w:tcW w:w="1090" w:type="dxa"/>
            <w:tcBorders>
              <w:top w:val="nil"/>
              <w:left w:val="nil"/>
              <w:bottom w:val="nil"/>
              <w:right w:val="nil"/>
            </w:tcBorders>
            <w:shd w:val="clear" w:color="000000" w:fill="FFFFFF"/>
            <w:noWrap/>
            <w:vAlign w:val="bottom"/>
            <w:hideMark/>
          </w:tcPr>
          <w:p w14:paraId="60036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-1.714</w:t>
            </w:r>
          </w:p>
        </w:tc>
        <w:tc>
          <w:tcPr>
            <w:tcW w:w="1030" w:type="dxa"/>
            <w:tcBorders>
              <w:top w:val="nil"/>
              <w:left w:val="nil"/>
              <w:bottom w:val="nil"/>
              <w:right w:val="nil"/>
            </w:tcBorders>
            <w:shd w:val="clear" w:color="000000" w:fill="FFFFFF"/>
            <w:noWrap/>
            <w:vAlign w:val="bottom"/>
            <w:hideMark/>
          </w:tcPr>
          <w:p w14:paraId="7EDB25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1.929</w:t>
            </w:r>
          </w:p>
        </w:tc>
        <w:tc>
          <w:tcPr>
            <w:tcW w:w="1090" w:type="dxa"/>
            <w:tcBorders>
              <w:top w:val="nil"/>
              <w:left w:val="nil"/>
              <w:bottom w:val="nil"/>
              <w:right w:val="nil"/>
            </w:tcBorders>
            <w:shd w:val="clear" w:color="000000" w:fill="FFFFFF"/>
            <w:noWrap/>
            <w:vAlign w:val="bottom"/>
            <w:hideMark/>
          </w:tcPr>
          <w:p w14:paraId="382A34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-5.196</w:t>
            </w:r>
          </w:p>
        </w:tc>
        <w:tc>
          <w:tcPr>
            <w:tcW w:w="1090" w:type="dxa"/>
            <w:tcBorders>
              <w:top w:val="nil"/>
              <w:left w:val="nil"/>
              <w:bottom w:val="nil"/>
              <w:right w:val="nil"/>
            </w:tcBorders>
            <w:shd w:val="clear" w:color="000000" w:fill="FFFFFF"/>
            <w:noWrap/>
            <w:vAlign w:val="bottom"/>
            <w:hideMark/>
          </w:tcPr>
          <w:p w14:paraId="462265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3.715</w:t>
            </w:r>
          </w:p>
        </w:tc>
        <w:tc>
          <w:tcPr>
            <w:tcW w:w="956" w:type="dxa"/>
            <w:tcBorders>
              <w:top w:val="nil"/>
              <w:left w:val="nil"/>
              <w:bottom w:val="nil"/>
              <w:right w:val="nil"/>
            </w:tcBorders>
            <w:shd w:val="clear" w:color="000000" w:fill="FFFFFF"/>
            <w:noWrap/>
            <w:vAlign w:val="bottom"/>
            <w:hideMark/>
          </w:tcPr>
          <w:p w14:paraId="3095C2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1961-Q1</w:t>
            </w:r>
          </w:p>
        </w:tc>
        <w:tc>
          <w:tcPr>
            <w:tcW w:w="956" w:type="dxa"/>
            <w:tcBorders>
              <w:top w:val="nil"/>
              <w:left w:val="nil"/>
              <w:bottom w:val="nil"/>
              <w:right w:val="nil"/>
            </w:tcBorders>
            <w:shd w:val="clear" w:color="000000" w:fill="FFFFFF"/>
            <w:noWrap/>
            <w:vAlign w:val="bottom"/>
            <w:hideMark/>
          </w:tcPr>
          <w:p w14:paraId="7C61B4C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B6254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w:t>
            </w:r>
          </w:p>
        </w:tc>
      </w:tr>
      <w:tr w:rsidR="00AE739C" w:rsidRPr="00935EAC" w14:paraId="01AE4C61" w14:textId="77777777" w:rsidTr="0073265E">
        <w:trPr>
          <w:trHeight w:val="170"/>
        </w:trPr>
        <w:tc>
          <w:tcPr>
            <w:tcW w:w="960" w:type="dxa"/>
            <w:tcBorders>
              <w:top w:val="nil"/>
              <w:left w:val="nil"/>
              <w:bottom w:val="nil"/>
              <w:right w:val="nil"/>
            </w:tcBorders>
            <w:shd w:val="clear" w:color="000000" w:fill="FFFFFF"/>
            <w:noWrap/>
            <w:vAlign w:val="bottom"/>
            <w:hideMark/>
          </w:tcPr>
          <w:p w14:paraId="6CEC4A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w:t>
            </w:r>
          </w:p>
        </w:tc>
        <w:tc>
          <w:tcPr>
            <w:tcW w:w="2254" w:type="dxa"/>
            <w:tcBorders>
              <w:top w:val="nil"/>
              <w:left w:val="nil"/>
              <w:bottom w:val="nil"/>
              <w:right w:val="nil"/>
            </w:tcBorders>
            <w:shd w:val="clear" w:color="000000" w:fill="FFFFFF"/>
            <w:noWrap/>
            <w:vAlign w:val="bottom"/>
            <w:hideMark/>
          </w:tcPr>
          <w:p w14:paraId="3FFA19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Chile</w:t>
            </w:r>
          </w:p>
        </w:tc>
        <w:tc>
          <w:tcPr>
            <w:tcW w:w="1090" w:type="dxa"/>
            <w:tcBorders>
              <w:top w:val="nil"/>
              <w:left w:val="nil"/>
              <w:bottom w:val="nil"/>
              <w:right w:val="nil"/>
            </w:tcBorders>
            <w:shd w:val="clear" w:color="000000" w:fill="FFFFFF"/>
            <w:noWrap/>
            <w:vAlign w:val="bottom"/>
            <w:hideMark/>
          </w:tcPr>
          <w:p w14:paraId="78A6B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-2.386</w:t>
            </w:r>
          </w:p>
        </w:tc>
        <w:tc>
          <w:tcPr>
            <w:tcW w:w="1030" w:type="dxa"/>
            <w:tcBorders>
              <w:top w:val="nil"/>
              <w:left w:val="nil"/>
              <w:bottom w:val="nil"/>
              <w:right w:val="nil"/>
            </w:tcBorders>
            <w:shd w:val="clear" w:color="000000" w:fill="FFFFFF"/>
            <w:noWrap/>
            <w:vAlign w:val="bottom"/>
            <w:hideMark/>
          </w:tcPr>
          <w:p w14:paraId="2ED816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3.742</w:t>
            </w:r>
          </w:p>
        </w:tc>
        <w:tc>
          <w:tcPr>
            <w:tcW w:w="1090" w:type="dxa"/>
            <w:tcBorders>
              <w:top w:val="nil"/>
              <w:left w:val="nil"/>
              <w:bottom w:val="nil"/>
              <w:right w:val="nil"/>
            </w:tcBorders>
            <w:shd w:val="clear" w:color="000000" w:fill="FFFFFF"/>
            <w:noWrap/>
            <w:vAlign w:val="bottom"/>
            <w:hideMark/>
          </w:tcPr>
          <w:p w14:paraId="32EC01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-11.762</w:t>
            </w:r>
          </w:p>
        </w:tc>
        <w:tc>
          <w:tcPr>
            <w:tcW w:w="1090" w:type="dxa"/>
            <w:tcBorders>
              <w:top w:val="nil"/>
              <w:left w:val="nil"/>
              <w:bottom w:val="nil"/>
              <w:right w:val="nil"/>
            </w:tcBorders>
            <w:shd w:val="clear" w:color="000000" w:fill="FFFFFF"/>
            <w:noWrap/>
            <w:vAlign w:val="bottom"/>
            <w:hideMark/>
          </w:tcPr>
          <w:p w14:paraId="2301C2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7.343</w:t>
            </w:r>
          </w:p>
        </w:tc>
        <w:tc>
          <w:tcPr>
            <w:tcW w:w="956" w:type="dxa"/>
            <w:tcBorders>
              <w:top w:val="nil"/>
              <w:left w:val="nil"/>
              <w:bottom w:val="nil"/>
              <w:right w:val="nil"/>
            </w:tcBorders>
            <w:shd w:val="clear" w:color="000000" w:fill="FFFFFF"/>
            <w:noWrap/>
            <w:vAlign w:val="bottom"/>
            <w:hideMark/>
          </w:tcPr>
          <w:p w14:paraId="159BC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3D92C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86A6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23E06B19" w14:textId="77777777" w:rsidTr="0073265E">
        <w:trPr>
          <w:trHeight w:val="170"/>
        </w:trPr>
        <w:tc>
          <w:tcPr>
            <w:tcW w:w="960" w:type="dxa"/>
            <w:tcBorders>
              <w:top w:val="nil"/>
              <w:left w:val="nil"/>
              <w:bottom w:val="nil"/>
              <w:right w:val="nil"/>
            </w:tcBorders>
            <w:shd w:val="clear" w:color="000000" w:fill="FFFFFF"/>
            <w:noWrap/>
            <w:vAlign w:val="bottom"/>
            <w:hideMark/>
          </w:tcPr>
          <w:p w14:paraId="16B4CA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w:t>
            </w:r>
          </w:p>
        </w:tc>
        <w:tc>
          <w:tcPr>
            <w:tcW w:w="2254" w:type="dxa"/>
            <w:tcBorders>
              <w:top w:val="nil"/>
              <w:left w:val="nil"/>
              <w:bottom w:val="nil"/>
              <w:right w:val="nil"/>
            </w:tcBorders>
            <w:shd w:val="clear" w:color="000000" w:fill="FFFFFF"/>
            <w:noWrap/>
            <w:vAlign w:val="bottom"/>
            <w:hideMark/>
          </w:tcPr>
          <w:p w14:paraId="30C88EB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China</w:t>
            </w:r>
          </w:p>
        </w:tc>
        <w:tc>
          <w:tcPr>
            <w:tcW w:w="1090" w:type="dxa"/>
            <w:tcBorders>
              <w:top w:val="nil"/>
              <w:left w:val="nil"/>
              <w:bottom w:val="nil"/>
              <w:right w:val="nil"/>
            </w:tcBorders>
            <w:shd w:val="clear" w:color="000000" w:fill="FFFFFF"/>
            <w:noWrap/>
            <w:vAlign w:val="bottom"/>
            <w:hideMark/>
          </w:tcPr>
          <w:p w14:paraId="19184F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2.700</w:t>
            </w:r>
          </w:p>
        </w:tc>
        <w:tc>
          <w:tcPr>
            <w:tcW w:w="1030" w:type="dxa"/>
            <w:tcBorders>
              <w:top w:val="nil"/>
              <w:left w:val="nil"/>
              <w:bottom w:val="nil"/>
              <w:right w:val="nil"/>
            </w:tcBorders>
            <w:shd w:val="clear" w:color="000000" w:fill="FFFFFF"/>
            <w:noWrap/>
            <w:vAlign w:val="bottom"/>
            <w:hideMark/>
          </w:tcPr>
          <w:p w14:paraId="54A860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2.584</w:t>
            </w:r>
          </w:p>
        </w:tc>
        <w:tc>
          <w:tcPr>
            <w:tcW w:w="1090" w:type="dxa"/>
            <w:tcBorders>
              <w:top w:val="nil"/>
              <w:left w:val="nil"/>
              <w:bottom w:val="nil"/>
              <w:right w:val="nil"/>
            </w:tcBorders>
            <w:shd w:val="clear" w:color="000000" w:fill="FFFFFF"/>
            <w:noWrap/>
            <w:vAlign w:val="bottom"/>
            <w:hideMark/>
          </w:tcPr>
          <w:p w14:paraId="5A9C01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-2.372</w:t>
            </w:r>
          </w:p>
        </w:tc>
        <w:tc>
          <w:tcPr>
            <w:tcW w:w="1090" w:type="dxa"/>
            <w:tcBorders>
              <w:top w:val="nil"/>
              <w:left w:val="nil"/>
              <w:bottom w:val="nil"/>
              <w:right w:val="nil"/>
            </w:tcBorders>
            <w:shd w:val="clear" w:color="000000" w:fill="FFFFFF"/>
            <w:noWrap/>
            <w:vAlign w:val="bottom"/>
            <w:hideMark/>
          </w:tcPr>
          <w:p w14:paraId="2DEF80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10.880</w:t>
            </w:r>
          </w:p>
        </w:tc>
        <w:tc>
          <w:tcPr>
            <w:tcW w:w="956" w:type="dxa"/>
            <w:tcBorders>
              <w:top w:val="nil"/>
              <w:left w:val="nil"/>
              <w:bottom w:val="nil"/>
              <w:right w:val="nil"/>
            </w:tcBorders>
            <w:shd w:val="clear" w:color="000000" w:fill="FFFFFF"/>
            <w:noWrap/>
            <w:vAlign w:val="bottom"/>
            <w:hideMark/>
          </w:tcPr>
          <w:p w14:paraId="581F8B0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4D2652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23059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39855CAC" w14:textId="77777777" w:rsidTr="0073265E">
        <w:trPr>
          <w:trHeight w:val="170"/>
        </w:trPr>
        <w:tc>
          <w:tcPr>
            <w:tcW w:w="960" w:type="dxa"/>
            <w:tcBorders>
              <w:top w:val="nil"/>
              <w:left w:val="nil"/>
              <w:bottom w:val="nil"/>
              <w:right w:val="nil"/>
            </w:tcBorders>
            <w:shd w:val="clear" w:color="000000" w:fill="FFFFFF"/>
            <w:noWrap/>
            <w:vAlign w:val="bottom"/>
            <w:hideMark/>
          </w:tcPr>
          <w:p w14:paraId="737967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w:t>
            </w:r>
          </w:p>
        </w:tc>
        <w:tc>
          <w:tcPr>
            <w:tcW w:w="2254" w:type="dxa"/>
            <w:tcBorders>
              <w:top w:val="nil"/>
              <w:left w:val="nil"/>
              <w:bottom w:val="nil"/>
              <w:right w:val="nil"/>
            </w:tcBorders>
            <w:shd w:val="clear" w:color="000000" w:fill="FFFFFF"/>
            <w:noWrap/>
            <w:vAlign w:val="bottom"/>
            <w:hideMark/>
          </w:tcPr>
          <w:p w14:paraId="138AA6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Colombia</w:t>
            </w:r>
          </w:p>
        </w:tc>
        <w:tc>
          <w:tcPr>
            <w:tcW w:w="1090" w:type="dxa"/>
            <w:tcBorders>
              <w:top w:val="nil"/>
              <w:left w:val="nil"/>
              <w:bottom w:val="nil"/>
              <w:right w:val="nil"/>
            </w:tcBorders>
            <w:shd w:val="clear" w:color="000000" w:fill="FFFFFF"/>
            <w:noWrap/>
            <w:vAlign w:val="bottom"/>
            <w:hideMark/>
          </w:tcPr>
          <w:p w14:paraId="49212E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-3.036</w:t>
            </w:r>
          </w:p>
        </w:tc>
        <w:tc>
          <w:tcPr>
            <w:tcW w:w="1030" w:type="dxa"/>
            <w:tcBorders>
              <w:top w:val="nil"/>
              <w:left w:val="nil"/>
              <w:bottom w:val="nil"/>
              <w:right w:val="nil"/>
            </w:tcBorders>
            <w:shd w:val="clear" w:color="000000" w:fill="FFFFFF"/>
            <w:noWrap/>
            <w:vAlign w:val="bottom"/>
            <w:hideMark/>
          </w:tcPr>
          <w:p w14:paraId="1913D7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2.033</w:t>
            </w:r>
          </w:p>
        </w:tc>
        <w:tc>
          <w:tcPr>
            <w:tcW w:w="1090" w:type="dxa"/>
            <w:tcBorders>
              <w:top w:val="nil"/>
              <w:left w:val="nil"/>
              <w:bottom w:val="nil"/>
              <w:right w:val="nil"/>
            </w:tcBorders>
            <w:shd w:val="clear" w:color="000000" w:fill="FFFFFF"/>
            <w:noWrap/>
            <w:vAlign w:val="bottom"/>
            <w:hideMark/>
          </w:tcPr>
          <w:p w14:paraId="292F05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-6.948</w:t>
            </w:r>
          </w:p>
        </w:tc>
        <w:tc>
          <w:tcPr>
            <w:tcW w:w="1090" w:type="dxa"/>
            <w:tcBorders>
              <w:top w:val="nil"/>
              <w:left w:val="nil"/>
              <w:bottom w:val="nil"/>
              <w:right w:val="nil"/>
            </w:tcBorders>
            <w:shd w:val="clear" w:color="000000" w:fill="FFFFFF"/>
            <w:noWrap/>
            <w:vAlign w:val="bottom"/>
            <w:hideMark/>
          </w:tcPr>
          <w:p w14:paraId="0BE6E3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1.226</w:t>
            </w:r>
          </w:p>
        </w:tc>
        <w:tc>
          <w:tcPr>
            <w:tcW w:w="956" w:type="dxa"/>
            <w:tcBorders>
              <w:top w:val="nil"/>
              <w:left w:val="nil"/>
              <w:bottom w:val="nil"/>
              <w:right w:val="nil"/>
            </w:tcBorders>
            <w:shd w:val="clear" w:color="000000" w:fill="FFFFFF"/>
            <w:noWrap/>
            <w:vAlign w:val="bottom"/>
            <w:hideMark/>
          </w:tcPr>
          <w:p w14:paraId="33C574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390586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40045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41E3232B" w14:textId="77777777" w:rsidTr="0073265E">
        <w:trPr>
          <w:trHeight w:val="170"/>
        </w:trPr>
        <w:tc>
          <w:tcPr>
            <w:tcW w:w="960" w:type="dxa"/>
            <w:tcBorders>
              <w:top w:val="nil"/>
              <w:left w:val="nil"/>
              <w:bottom w:val="nil"/>
              <w:right w:val="nil"/>
            </w:tcBorders>
            <w:shd w:val="clear" w:color="000000" w:fill="FFFFFF"/>
            <w:noWrap/>
            <w:vAlign w:val="bottom"/>
            <w:hideMark/>
          </w:tcPr>
          <w:p w14:paraId="4C40F2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w:t>
            </w:r>
          </w:p>
        </w:tc>
        <w:tc>
          <w:tcPr>
            <w:tcW w:w="2254" w:type="dxa"/>
            <w:tcBorders>
              <w:top w:val="nil"/>
              <w:left w:val="nil"/>
              <w:bottom w:val="nil"/>
              <w:right w:val="nil"/>
            </w:tcBorders>
            <w:shd w:val="clear" w:color="000000" w:fill="FFFFFF"/>
            <w:noWrap/>
            <w:vAlign w:val="bottom"/>
            <w:hideMark/>
          </w:tcPr>
          <w:p w14:paraId="72948B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Costa Rica</w:t>
            </w:r>
          </w:p>
        </w:tc>
        <w:tc>
          <w:tcPr>
            <w:tcW w:w="1090" w:type="dxa"/>
            <w:tcBorders>
              <w:top w:val="nil"/>
              <w:left w:val="nil"/>
              <w:bottom w:val="nil"/>
              <w:right w:val="nil"/>
            </w:tcBorders>
            <w:shd w:val="clear" w:color="000000" w:fill="FFFFFF"/>
            <w:noWrap/>
            <w:vAlign w:val="bottom"/>
            <w:hideMark/>
          </w:tcPr>
          <w:p w14:paraId="47A8BB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-3.759</w:t>
            </w:r>
          </w:p>
        </w:tc>
        <w:tc>
          <w:tcPr>
            <w:tcW w:w="1030" w:type="dxa"/>
            <w:tcBorders>
              <w:top w:val="nil"/>
              <w:left w:val="nil"/>
              <w:bottom w:val="nil"/>
              <w:right w:val="nil"/>
            </w:tcBorders>
            <w:shd w:val="clear" w:color="000000" w:fill="FFFFFF"/>
            <w:noWrap/>
            <w:vAlign w:val="bottom"/>
            <w:hideMark/>
          </w:tcPr>
          <w:p w14:paraId="2F26A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w:t>
            </w:r>
          </w:p>
        </w:tc>
        <w:tc>
          <w:tcPr>
            <w:tcW w:w="1090" w:type="dxa"/>
            <w:tcBorders>
              <w:top w:val="nil"/>
              <w:left w:val="nil"/>
              <w:bottom w:val="nil"/>
              <w:right w:val="nil"/>
            </w:tcBorders>
            <w:shd w:val="clear" w:color="000000" w:fill="FFFFFF"/>
            <w:noWrap/>
            <w:vAlign w:val="bottom"/>
            <w:hideMark/>
          </w:tcPr>
          <w:p w14:paraId="796130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-12.192</w:t>
            </w:r>
          </w:p>
        </w:tc>
        <w:tc>
          <w:tcPr>
            <w:tcW w:w="1090" w:type="dxa"/>
            <w:tcBorders>
              <w:top w:val="nil"/>
              <w:left w:val="nil"/>
              <w:bottom w:val="nil"/>
              <w:right w:val="nil"/>
            </w:tcBorders>
            <w:shd w:val="clear" w:color="000000" w:fill="FFFFFF"/>
            <w:noWrap/>
            <w:vAlign w:val="bottom"/>
            <w:hideMark/>
          </w:tcPr>
          <w:p w14:paraId="20824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0.760</w:t>
            </w:r>
          </w:p>
        </w:tc>
        <w:tc>
          <w:tcPr>
            <w:tcW w:w="956" w:type="dxa"/>
            <w:tcBorders>
              <w:top w:val="nil"/>
              <w:left w:val="nil"/>
              <w:bottom w:val="nil"/>
              <w:right w:val="nil"/>
            </w:tcBorders>
            <w:shd w:val="clear" w:color="000000" w:fill="FFFFFF"/>
            <w:noWrap/>
            <w:vAlign w:val="bottom"/>
            <w:hideMark/>
          </w:tcPr>
          <w:p w14:paraId="403D46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9C919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2DF0C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r w:rsidR="00AE739C" w:rsidRPr="00935EAC" w14:paraId="5A79E582" w14:textId="77777777" w:rsidTr="0073265E">
        <w:trPr>
          <w:trHeight w:val="170"/>
        </w:trPr>
        <w:tc>
          <w:tcPr>
            <w:tcW w:w="960" w:type="dxa"/>
            <w:tcBorders>
              <w:top w:val="nil"/>
              <w:left w:val="nil"/>
              <w:bottom w:val="nil"/>
              <w:right w:val="nil"/>
            </w:tcBorders>
            <w:shd w:val="clear" w:color="000000" w:fill="FFFFFF"/>
            <w:noWrap/>
            <w:vAlign w:val="bottom"/>
            <w:hideMark/>
          </w:tcPr>
          <w:p w14:paraId="41C8F60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w:t>
            </w:r>
          </w:p>
        </w:tc>
        <w:tc>
          <w:tcPr>
            <w:tcW w:w="2254" w:type="dxa"/>
            <w:tcBorders>
              <w:top w:val="nil"/>
              <w:left w:val="nil"/>
              <w:bottom w:val="nil"/>
              <w:right w:val="nil"/>
            </w:tcBorders>
            <w:shd w:val="clear" w:color="000000" w:fill="FFFFFF"/>
            <w:noWrap/>
            <w:vAlign w:val="bottom"/>
            <w:hideMark/>
          </w:tcPr>
          <w:p w14:paraId="559327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Croatia</w:t>
            </w:r>
          </w:p>
        </w:tc>
        <w:tc>
          <w:tcPr>
            <w:tcW w:w="1090" w:type="dxa"/>
            <w:tcBorders>
              <w:top w:val="nil"/>
              <w:left w:val="nil"/>
              <w:bottom w:val="nil"/>
              <w:right w:val="nil"/>
            </w:tcBorders>
            <w:shd w:val="clear" w:color="000000" w:fill="FFFFFF"/>
            <w:noWrap/>
            <w:vAlign w:val="bottom"/>
            <w:hideMark/>
          </w:tcPr>
          <w:p w14:paraId="094C67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-4.414</w:t>
            </w:r>
          </w:p>
        </w:tc>
        <w:tc>
          <w:tcPr>
            <w:tcW w:w="1030" w:type="dxa"/>
            <w:tcBorders>
              <w:top w:val="nil"/>
              <w:left w:val="nil"/>
              <w:bottom w:val="nil"/>
              <w:right w:val="nil"/>
            </w:tcBorders>
            <w:shd w:val="clear" w:color="000000" w:fill="FFFFFF"/>
            <w:noWrap/>
            <w:vAlign w:val="bottom"/>
            <w:hideMark/>
          </w:tcPr>
          <w:p w14:paraId="533D72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4.384</w:t>
            </w:r>
          </w:p>
        </w:tc>
        <w:tc>
          <w:tcPr>
            <w:tcW w:w="1090" w:type="dxa"/>
            <w:tcBorders>
              <w:top w:val="nil"/>
              <w:left w:val="nil"/>
              <w:bottom w:val="nil"/>
              <w:right w:val="nil"/>
            </w:tcBorders>
            <w:shd w:val="clear" w:color="000000" w:fill="FFFFFF"/>
            <w:noWrap/>
            <w:vAlign w:val="bottom"/>
            <w:hideMark/>
          </w:tcPr>
          <w:p w14:paraId="776552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-20.039</w:t>
            </w:r>
          </w:p>
        </w:tc>
        <w:tc>
          <w:tcPr>
            <w:tcW w:w="1090" w:type="dxa"/>
            <w:tcBorders>
              <w:top w:val="nil"/>
              <w:left w:val="nil"/>
              <w:bottom w:val="nil"/>
              <w:right w:val="nil"/>
            </w:tcBorders>
            <w:shd w:val="clear" w:color="000000" w:fill="FFFFFF"/>
            <w:noWrap/>
            <w:vAlign w:val="bottom"/>
            <w:hideMark/>
          </w:tcPr>
          <w:p w14:paraId="0508C8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4.770</w:t>
            </w:r>
          </w:p>
        </w:tc>
        <w:tc>
          <w:tcPr>
            <w:tcW w:w="956" w:type="dxa"/>
            <w:tcBorders>
              <w:top w:val="nil"/>
              <w:left w:val="nil"/>
              <w:bottom w:val="nil"/>
              <w:right w:val="nil"/>
            </w:tcBorders>
            <w:shd w:val="clear" w:color="000000" w:fill="FFFFFF"/>
            <w:noWrap/>
            <w:vAlign w:val="bottom"/>
            <w:hideMark/>
          </w:tcPr>
          <w:p w14:paraId="3CEFC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1994-Q4</w:t>
            </w:r>
          </w:p>
        </w:tc>
        <w:tc>
          <w:tcPr>
            <w:tcW w:w="956" w:type="dxa"/>
            <w:tcBorders>
              <w:top w:val="nil"/>
              <w:left w:val="nil"/>
              <w:bottom w:val="nil"/>
              <w:right w:val="nil"/>
            </w:tcBorders>
            <w:shd w:val="clear" w:color="000000" w:fill="FFFFFF"/>
            <w:noWrap/>
            <w:vAlign w:val="bottom"/>
            <w:hideMark/>
          </w:tcPr>
          <w:p w14:paraId="55EAF9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3264A7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5D0C05CC" w14:textId="77777777" w:rsidTr="0073265E">
        <w:trPr>
          <w:trHeight w:val="170"/>
        </w:trPr>
        <w:tc>
          <w:tcPr>
            <w:tcW w:w="960" w:type="dxa"/>
            <w:tcBorders>
              <w:top w:val="nil"/>
              <w:left w:val="nil"/>
              <w:bottom w:val="nil"/>
              <w:right w:val="nil"/>
            </w:tcBorders>
            <w:shd w:val="clear" w:color="000000" w:fill="FFFFFF"/>
            <w:noWrap/>
            <w:vAlign w:val="bottom"/>
            <w:hideMark/>
          </w:tcPr>
          <w:p w14:paraId="1166A5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w:t>
            </w:r>
          </w:p>
        </w:tc>
        <w:tc>
          <w:tcPr>
            <w:tcW w:w="2254" w:type="dxa"/>
            <w:tcBorders>
              <w:top w:val="nil"/>
              <w:left w:val="nil"/>
              <w:bottom w:val="nil"/>
              <w:right w:val="nil"/>
            </w:tcBorders>
            <w:shd w:val="clear" w:color="000000" w:fill="FFFFFF"/>
            <w:noWrap/>
            <w:vAlign w:val="bottom"/>
            <w:hideMark/>
          </w:tcPr>
          <w:p w14:paraId="29E955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Cyprus</w:t>
            </w:r>
          </w:p>
        </w:tc>
        <w:tc>
          <w:tcPr>
            <w:tcW w:w="1090" w:type="dxa"/>
            <w:tcBorders>
              <w:top w:val="nil"/>
              <w:left w:val="nil"/>
              <w:bottom w:val="nil"/>
              <w:right w:val="nil"/>
            </w:tcBorders>
            <w:shd w:val="clear" w:color="000000" w:fill="FFFFFF"/>
            <w:noWrap/>
            <w:vAlign w:val="bottom"/>
            <w:hideMark/>
          </w:tcPr>
          <w:p w14:paraId="7783174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-5.935</w:t>
            </w:r>
          </w:p>
        </w:tc>
        <w:tc>
          <w:tcPr>
            <w:tcW w:w="1030" w:type="dxa"/>
            <w:tcBorders>
              <w:top w:val="nil"/>
              <w:left w:val="nil"/>
              <w:bottom w:val="nil"/>
              <w:right w:val="nil"/>
            </w:tcBorders>
            <w:shd w:val="clear" w:color="000000" w:fill="FFFFFF"/>
            <w:noWrap/>
            <w:vAlign w:val="bottom"/>
            <w:hideMark/>
          </w:tcPr>
          <w:p w14:paraId="7B21B7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3.736</w:t>
            </w:r>
          </w:p>
        </w:tc>
        <w:tc>
          <w:tcPr>
            <w:tcW w:w="1090" w:type="dxa"/>
            <w:tcBorders>
              <w:top w:val="nil"/>
              <w:left w:val="nil"/>
              <w:bottom w:val="nil"/>
              <w:right w:val="nil"/>
            </w:tcBorders>
            <w:shd w:val="clear" w:color="000000" w:fill="FFFFFF"/>
            <w:noWrap/>
            <w:vAlign w:val="bottom"/>
            <w:hideMark/>
          </w:tcPr>
          <w:p w14:paraId="5779F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-15.955</w:t>
            </w:r>
          </w:p>
        </w:tc>
        <w:tc>
          <w:tcPr>
            <w:tcW w:w="1090" w:type="dxa"/>
            <w:tcBorders>
              <w:top w:val="nil"/>
              <w:left w:val="nil"/>
              <w:bottom w:val="nil"/>
              <w:right w:val="nil"/>
            </w:tcBorders>
            <w:shd w:val="clear" w:color="000000" w:fill="FFFFFF"/>
            <w:noWrap/>
            <w:vAlign w:val="bottom"/>
            <w:hideMark/>
          </w:tcPr>
          <w:p w14:paraId="7C0E53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1.248</w:t>
            </w:r>
          </w:p>
        </w:tc>
        <w:tc>
          <w:tcPr>
            <w:tcW w:w="956" w:type="dxa"/>
            <w:tcBorders>
              <w:top w:val="nil"/>
              <w:left w:val="nil"/>
              <w:bottom w:val="nil"/>
              <w:right w:val="nil"/>
            </w:tcBorders>
            <w:shd w:val="clear" w:color="000000" w:fill="FFFFFF"/>
            <w:noWrap/>
            <w:vAlign w:val="bottom"/>
            <w:hideMark/>
          </w:tcPr>
          <w:p w14:paraId="4CA710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403689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74780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60F49208" w14:textId="77777777" w:rsidTr="0073265E">
        <w:trPr>
          <w:trHeight w:val="170"/>
        </w:trPr>
        <w:tc>
          <w:tcPr>
            <w:tcW w:w="960" w:type="dxa"/>
            <w:tcBorders>
              <w:top w:val="nil"/>
              <w:left w:val="nil"/>
              <w:bottom w:val="nil"/>
              <w:right w:val="nil"/>
            </w:tcBorders>
            <w:shd w:val="clear" w:color="000000" w:fill="FFFFFF"/>
            <w:noWrap/>
            <w:vAlign w:val="bottom"/>
            <w:hideMark/>
          </w:tcPr>
          <w:p w14:paraId="314754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w:t>
            </w:r>
          </w:p>
        </w:tc>
        <w:tc>
          <w:tcPr>
            <w:tcW w:w="2254" w:type="dxa"/>
            <w:tcBorders>
              <w:top w:val="nil"/>
              <w:left w:val="nil"/>
              <w:bottom w:val="nil"/>
              <w:right w:val="nil"/>
            </w:tcBorders>
            <w:shd w:val="clear" w:color="000000" w:fill="FFFFFF"/>
            <w:noWrap/>
            <w:vAlign w:val="bottom"/>
            <w:hideMark/>
          </w:tcPr>
          <w:p w14:paraId="18893EF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Czech Republic</w:t>
            </w:r>
          </w:p>
        </w:tc>
        <w:tc>
          <w:tcPr>
            <w:tcW w:w="1090" w:type="dxa"/>
            <w:tcBorders>
              <w:top w:val="nil"/>
              <w:left w:val="nil"/>
              <w:bottom w:val="nil"/>
              <w:right w:val="nil"/>
            </w:tcBorders>
            <w:shd w:val="clear" w:color="000000" w:fill="FFFFFF"/>
            <w:noWrap/>
            <w:vAlign w:val="bottom"/>
            <w:hideMark/>
          </w:tcPr>
          <w:p w14:paraId="6440EE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-1.859</w:t>
            </w:r>
          </w:p>
        </w:tc>
        <w:tc>
          <w:tcPr>
            <w:tcW w:w="1030" w:type="dxa"/>
            <w:tcBorders>
              <w:top w:val="nil"/>
              <w:left w:val="nil"/>
              <w:bottom w:val="nil"/>
              <w:right w:val="nil"/>
            </w:tcBorders>
            <w:shd w:val="clear" w:color="000000" w:fill="FFFFFF"/>
            <w:noWrap/>
            <w:vAlign w:val="bottom"/>
            <w:hideMark/>
          </w:tcPr>
          <w:p w14:paraId="29F794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2.886</w:t>
            </w:r>
          </w:p>
        </w:tc>
        <w:tc>
          <w:tcPr>
            <w:tcW w:w="1090" w:type="dxa"/>
            <w:tcBorders>
              <w:top w:val="nil"/>
              <w:left w:val="nil"/>
              <w:bottom w:val="nil"/>
              <w:right w:val="nil"/>
            </w:tcBorders>
            <w:shd w:val="clear" w:color="000000" w:fill="FFFFFF"/>
            <w:noWrap/>
            <w:vAlign w:val="bottom"/>
            <w:hideMark/>
          </w:tcPr>
          <w:p w14:paraId="1A0D8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-8.130</w:t>
            </w:r>
          </w:p>
        </w:tc>
        <w:tc>
          <w:tcPr>
            <w:tcW w:w="1090" w:type="dxa"/>
            <w:tcBorders>
              <w:top w:val="nil"/>
              <w:left w:val="nil"/>
              <w:bottom w:val="nil"/>
              <w:right w:val="nil"/>
            </w:tcBorders>
            <w:shd w:val="clear" w:color="000000" w:fill="FFFFFF"/>
            <w:noWrap/>
            <w:vAlign w:val="bottom"/>
            <w:hideMark/>
          </w:tcPr>
          <w:p w14:paraId="13DCAF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7.833</w:t>
            </w:r>
          </w:p>
        </w:tc>
        <w:tc>
          <w:tcPr>
            <w:tcW w:w="956" w:type="dxa"/>
            <w:tcBorders>
              <w:top w:val="nil"/>
              <w:left w:val="nil"/>
              <w:bottom w:val="nil"/>
              <w:right w:val="nil"/>
            </w:tcBorders>
            <w:shd w:val="clear" w:color="000000" w:fill="FFFFFF"/>
            <w:noWrap/>
            <w:vAlign w:val="bottom"/>
            <w:hideMark/>
          </w:tcPr>
          <w:p w14:paraId="143E5C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37804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FC8AF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5CFA77A7" w14:textId="77777777" w:rsidTr="0073265E">
        <w:trPr>
          <w:trHeight w:val="170"/>
        </w:trPr>
        <w:tc>
          <w:tcPr>
            <w:tcW w:w="960" w:type="dxa"/>
            <w:tcBorders>
              <w:top w:val="nil"/>
              <w:left w:val="nil"/>
              <w:bottom w:val="nil"/>
              <w:right w:val="nil"/>
            </w:tcBorders>
            <w:shd w:val="clear" w:color="000000" w:fill="FFFFFF"/>
            <w:noWrap/>
            <w:vAlign w:val="bottom"/>
            <w:hideMark/>
          </w:tcPr>
          <w:p w14:paraId="21932A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w:t>
            </w:r>
          </w:p>
        </w:tc>
        <w:tc>
          <w:tcPr>
            <w:tcW w:w="2254" w:type="dxa"/>
            <w:tcBorders>
              <w:top w:val="nil"/>
              <w:left w:val="nil"/>
              <w:bottom w:val="nil"/>
              <w:right w:val="nil"/>
            </w:tcBorders>
            <w:shd w:val="clear" w:color="000000" w:fill="FFFFFF"/>
            <w:noWrap/>
            <w:vAlign w:val="bottom"/>
            <w:hideMark/>
          </w:tcPr>
          <w:p w14:paraId="25D06D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Denmark</w:t>
            </w:r>
          </w:p>
        </w:tc>
        <w:tc>
          <w:tcPr>
            <w:tcW w:w="1090" w:type="dxa"/>
            <w:tcBorders>
              <w:top w:val="nil"/>
              <w:left w:val="nil"/>
              <w:bottom w:val="nil"/>
              <w:right w:val="nil"/>
            </w:tcBorders>
            <w:shd w:val="clear" w:color="000000" w:fill="FFFFFF"/>
            <w:noWrap/>
            <w:vAlign w:val="bottom"/>
            <w:hideMark/>
          </w:tcPr>
          <w:p w14:paraId="47F435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2.720</w:t>
            </w:r>
          </w:p>
        </w:tc>
        <w:tc>
          <w:tcPr>
            <w:tcW w:w="1030" w:type="dxa"/>
            <w:tcBorders>
              <w:top w:val="nil"/>
              <w:left w:val="nil"/>
              <w:bottom w:val="nil"/>
              <w:right w:val="nil"/>
            </w:tcBorders>
            <w:shd w:val="clear" w:color="000000" w:fill="FFFFFF"/>
            <w:noWrap/>
            <w:vAlign w:val="bottom"/>
            <w:hideMark/>
          </w:tcPr>
          <w:p w14:paraId="7EA54A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4.761</w:t>
            </w:r>
          </w:p>
        </w:tc>
        <w:tc>
          <w:tcPr>
            <w:tcW w:w="1090" w:type="dxa"/>
            <w:tcBorders>
              <w:top w:val="nil"/>
              <w:left w:val="nil"/>
              <w:bottom w:val="nil"/>
              <w:right w:val="nil"/>
            </w:tcBorders>
            <w:shd w:val="clear" w:color="000000" w:fill="FFFFFF"/>
            <w:noWrap/>
            <w:vAlign w:val="bottom"/>
            <w:hideMark/>
          </w:tcPr>
          <w:p w14:paraId="262DF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-6.155</w:t>
            </w:r>
          </w:p>
        </w:tc>
        <w:tc>
          <w:tcPr>
            <w:tcW w:w="1090" w:type="dxa"/>
            <w:tcBorders>
              <w:top w:val="nil"/>
              <w:left w:val="nil"/>
              <w:bottom w:val="nil"/>
              <w:right w:val="nil"/>
            </w:tcBorders>
            <w:shd w:val="clear" w:color="000000" w:fill="FFFFFF"/>
            <w:noWrap/>
            <w:vAlign w:val="bottom"/>
            <w:hideMark/>
          </w:tcPr>
          <w:p w14:paraId="4D1D04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16.506</w:t>
            </w:r>
          </w:p>
        </w:tc>
        <w:tc>
          <w:tcPr>
            <w:tcW w:w="956" w:type="dxa"/>
            <w:tcBorders>
              <w:top w:val="nil"/>
              <w:left w:val="nil"/>
              <w:bottom w:val="nil"/>
              <w:right w:val="nil"/>
            </w:tcBorders>
            <w:shd w:val="clear" w:color="000000" w:fill="FFFFFF"/>
            <w:noWrap/>
            <w:vAlign w:val="bottom"/>
            <w:hideMark/>
          </w:tcPr>
          <w:p w14:paraId="6D3D99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F2D7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3E2CEF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506E5DD9" w14:textId="77777777" w:rsidTr="0073265E">
        <w:trPr>
          <w:trHeight w:val="170"/>
        </w:trPr>
        <w:tc>
          <w:tcPr>
            <w:tcW w:w="960" w:type="dxa"/>
            <w:tcBorders>
              <w:top w:val="nil"/>
              <w:left w:val="nil"/>
              <w:bottom w:val="nil"/>
              <w:right w:val="nil"/>
            </w:tcBorders>
            <w:shd w:val="clear" w:color="000000" w:fill="FFFFFF"/>
            <w:noWrap/>
            <w:vAlign w:val="bottom"/>
            <w:hideMark/>
          </w:tcPr>
          <w:p w14:paraId="0FCD2C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w:t>
            </w:r>
          </w:p>
        </w:tc>
        <w:tc>
          <w:tcPr>
            <w:tcW w:w="2254" w:type="dxa"/>
            <w:tcBorders>
              <w:top w:val="nil"/>
              <w:left w:val="nil"/>
              <w:bottom w:val="nil"/>
              <w:right w:val="nil"/>
            </w:tcBorders>
            <w:shd w:val="clear" w:color="000000" w:fill="FFFFFF"/>
            <w:noWrap/>
            <w:vAlign w:val="bottom"/>
            <w:hideMark/>
          </w:tcPr>
          <w:p w14:paraId="4D2BDE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El Salvador</w:t>
            </w:r>
          </w:p>
        </w:tc>
        <w:tc>
          <w:tcPr>
            <w:tcW w:w="1090" w:type="dxa"/>
            <w:tcBorders>
              <w:top w:val="nil"/>
              <w:left w:val="nil"/>
              <w:bottom w:val="nil"/>
              <w:right w:val="nil"/>
            </w:tcBorders>
            <w:shd w:val="clear" w:color="000000" w:fill="FFFFFF"/>
            <w:noWrap/>
            <w:vAlign w:val="bottom"/>
            <w:hideMark/>
          </w:tcPr>
          <w:p w14:paraId="270F31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-3.609</w:t>
            </w:r>
          </w:p>
        </w:tc>
        <w:tc>
          <w:tcPr>
            <w:tcW w:w="1030" w:type="dxa"/>
            <w:tcBorders>
              <w:top w:val="nil"/>
              <w:left w:val="nil"/>
              <w:bottom w:val="nil"/>
              <w:right w:val="nil"/>
            </w:tcBorders>
            <w:shd w:val="clear" w:color="000000" w:fill="FFFFFF"/>
            <w:noWrap/>
            <w:vAlign w:val="bottom"/>
            <w:hideMark/>
          </w:tcPr>
          <w:p w14:paraId="0CE4D2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2.227</w:t>
            </w:r>
          </w:p>
        </w:tc>
        <w:tc>
          <w:tcPr>
            <w:tcW w:w="1090" w:type="dxa"/>
            <w:tcBorders>
              <w:top w:val="nil"/>
              <w:left w:val="nil"/>
              <w:bottom w:val="nil"/>
              <w:right w:val="nil"/>
            </w:tcBorders>
            <w:shd w:val="clear" w:color="000000" w:fill="FFFFFF"/>
            <w:noWrap/>
            <w:vAlign w:val="bottom"/>
            <w:hideMark/>
          </w:tcPr>
          <w:p w14:paraId="41765B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-8.230</w:t>
            </w:r>
          </w:p>
        </w:tc>
        <w:tc>
          <w:tcPr>
            <w:tcW w:w="1090" w:type="dxa"/>
            <w:tcBorders>
              <w:top w:val="nil"/>
              <w:left w:val="nil"/>
              <w:bottom w:val="nil"/>
              <w:right w:val="nil"/>
            </w:tcBorders>
            <w:shd w:val="clear" w:color="000000" w:fill="FFFFFF"/>
            <w:noWrap/>
            <w:vAlign w:val="bottom"/>
            <w:hideMark/>
          </w:tcPr>
          <w:p w14:paraId="74AEB2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1.285</w:t>
            </w:r>
          </w:p>
        </w:tc>
        <w:tc>
          <w:tcPr>
            <w:tcW w:w="956" w:type="dxa"/>
            <w:tcBorders>
              <w:top w:val="nil"/>
              <w:left w:val="nil"/>
              <w:bottom w:val="nil"/>
              <w:right w:val="nil"/>
            </w:tcBorders>
            <w:shd w:val="clear" w:color="000000" w:fill="FFFFFF"/>
            <w:noWrap/>
            <w:vAlign w:val="bottom"/>
            <w:hideMark/>
          </w:tcPr>
          <w:p w14:paraId="6CFB3A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7D0788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251C79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1839986F" w14:textId="77777777" w:rsidTr="0073265E">
        <w:trPr>
          <w:trHeight w:val="170"/>
        </w:trPr>
        <w:tc>
          <w:tcPr>
            <w:tcW w:w="960" w:type="dxa"/>
            <w:tcBorders>
              <w:top w:val="nil"/>
              <w:left w:val="nil"/>
              <w:bottom w:val="nil"/>
              <w:right w:val="nil"/>
            </w:tcBorders>
            <w:shd w:val="clear" w:color="000000" w:fill="FFFFFF"/>
            <w:noWrap/>
            <w:vAlign w:val="bottom"/>
            <w:hideMark/>
          </w:tcPr>
          <w:p w14:paraId="35131D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w:t>
            </w:r>
          </w:p>
        </w:tc>
        <w:tc>
          <w:tcPr>
            <w:tcW w:w="2254" w:type="dxa"/>
            <w:tcBorders>
              <w:top w:val="nil"/>
              <w:left w:val="nil"/>
              <w:bottom w:val="nil"/>
              <w:right w:val="nil"/>
            </w:tcBorders>
            <w:shd w:val="clear" w:color="000000" w:fill="FFFFFF"/>
            <w:noWrap/>
            <w:vAlign w:val="bottom"/>
            <w:hideMark/>
          </w:tcPr>
          <w:p w14:paraId="3967745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Estonia</w:t>
            </w:r>
          </w:p>
        </w:tc>
        <w:tc>
          <w:tcPr>
            <w:tcW w:w="1090" w:type="dxa"/>
            <w:tcBorders>
              <w:top w:val="nil"/>
              <w:left w:val="nil"/>
              <w:bottom w:val="nil"/>
              <w:right w:val="nil"/>
            </w:tcBorders>
            <w:shd w:val="clear" w:color="000000" w:fill="FFFFFF"/>
            <w:noWrap/>
            <w:vAlign w:val="bottom"/>
            <w:hideMark/>
          </w:tcPr>
          <w:p w14:paraId="50E7AB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-4.348</w:t>
            </w:r>
          </w:p>
        </w:tc>
        <w:tc>
          <w:tcPr>
            <w:tcW w:w="1030" w:type="dxa"/>
            <w:tcBorders>
              <w:top w:val="nil"/>
              <w:left w:val="nil"/>
              <w:bottom w:val="nil"/>
              <w:right w:val="nil"/>
            </w:tcBorders>
            <w:shd w:val="clear" w:color="000000" w:fill="FFFFFF"/>
            <w:noWrap/>
            <w:vAlign w:val="bottom"/>
            <w:hideMark/>
          </w:tcPr>
          <w:p w14:paraId="62A9B6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5.910</w:t>
            </w:r>
          </w:p>
        </w:tc>
        <w:tc>
          <w:tcPr>
            <w:tcW w:w="1090" w:type="dxa"/>
            <w:tcBorders>
              <w:top w:val="nil"/>
              <w:left w:val="nil"/>
              <w:bottom w:val="nil"/>
              <w:right w:val="nil"/>
            </w:tcBorders>
            <w:shd w:val="clear" w:color="000000" w:fill="FFFFFF"/>
            <w:noWrap/>
            <w:vAlign w:val="bottom"/>
            <w:hideMark/>
          </w:tcPr>
          <w:p w14:paraId="23DE02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-18.793</w:t>
            </w:r>
          </w:p>
        </w:tc>
        <w:tc>
          <w:tcPr>
            <w:tcW w:w="1090" w:type="dxa"/>
            <w:tcBorders>
              <w:top w:val="nil"/>
              <w:left w:val="nil"/>
              <w:bottom w:val="nil"/>
              <w:right w:val="nil"/>
            </w:tcBorders>
            <w:shd w:val="clear" w:color="000000" w:fill="FFFFFF"/>
            <w:noWrap/>
            <w:vAlign w:val="bottom"/>
            <w:hideMark/>
          </w:tcPr>
          <w:p w14:paraId="17013C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6.571</w:t>
            </w:r>
          </w:p>
        </w:tc>
        <w:tc>
          <w:tcPr>
            <w:tcW w:w="956" w:type="dxa"/>
            <w:tcBorders>
              <w:top w:val="nil"/>
              <w:left w:val="nil"/>
              <w:bottom w:val="nil"/>
              <w:right w:val="nil"/>
            </w:tcBorders>
            <w:shd w:val="clear" w:color="000000" w:fill="FFFFFF"/>
            <w:noWrap/>
            <w:vAlign w:val="bottom"/>
            <w:hideMark/>
          </w:tcPr>
          <w:p w14:paraId="2581D3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009BAB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1874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DC84ED2" w14:textId="77777777" w:rsidTr="0073265E">
        <w:trPr>
          <w:trHeight w:val="170"/>
        </w:trPr>
        <w:tc>
          <w:tcPr>
            <w:tcW w:w="960" w:type="dxa"/>
            <w:tcBorders>
              <w:top w:val="nil"/>
              <w:left w:val="nil"/>
              <w:bottom w:val="nil"/>
              <w:right w:val="nil"/>
            </w:tcBorders>
            <w:shd w:val="clear" w:color="000000" w:fill="FFFFFF"/>
            <w:noWrap/>
            <w:vAlign w:val="bottom"/>
            <w:hideMark/>
          </w:tcPr>
          <w:p w14:paraId="7499A2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w:t>
            </w:r>
          </w:p>
        </w:tc>
        <w:tc>
          <w:tcPr>
            <w:tcW w:w="2254" w:type="dxa"/>
            <w:tcBorders>
              <w:top w:val="nil"/>
              <w:left w:val="nil"/>
              <w:bottom w:val="nil"/>
              <w:right w:val="nil"/>
            </w:tcBorders>
            <w:shd w:val="clear" w:color="000000" w:fill="FFFFFF"/>
            <w:noWrap/>
            <w:vAlign w:val="bottom"/>
            <w:hideMark/>
          </w:tcPr>
          <w:p w14:paraId="44EF9F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Finland</w:t>
            </w:r>
          </w:p>
        </w:tc>
        <w:tc>
          <w:tcPr>
            <w:tcW w:w="1090" w:type="dxa"/>
            <w:tcBorders>
              <w:top w:val="nil"/>
              <w:left w:val="nil"/>
              <w:bottom w:val="nil"/>
              <w:right w:val="nil"/>
            </w:tcBorders>
            <w:shd w:val="clear" w:color="000000" w:fill="FFFFFF"/>
            <w:noWrap/>
            <w:vAlign w:val="bottom"/>
            <w:hideMark/>
          </w:tcPr>
          <w:p w14:paraId="37D8BE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0.438</w:t>
            </w:r>
          </w:p>
        </w:tc>
        <w:tc>
          <w:tcPr>
            <w:tcW w:w="1030" w:type="dxa"/>
            <w:tcBorders>
              <w:top w:val="nil"/>
              <w:left w:val="nil"/>
              <w:bottom w:val="nil"/>
              <w:right w:val="nil"/>
            </w:tcBorders>
            <w:shd w:val="clear" w:color="000000" w:fill="FFFFFF"/>
            <w:noWrap/>
            <w:vAlign w:val="bottom"/>
            <w:hideMark/>
          </w:tcPr>
          <w:p w14:paraId="11071F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3.518</w:t>
            </w:r>
          </w:p>
        </w:tc>
        <w:tc>
          <w:tcPr>
            <w:tcW w:w="1090" w:type="dxa"/>
            <w:tcBorders>
              <w:top w:val="nil"/>
              <w:left w:val="nil"/>
              <w:bottom w:val="nil"/>
              <w:right w:val="nil"/>
            </w:tcBorders>
            <w:shd w:val="clear" w:color="000000" w:fill="FFFFFF"/>
            <w:noWrap/>
            <w:vAlign w:val="bottom"/>
            <w:hideMark/>
          </w:tcPr>
          <w:p w14:paraId="59503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-7.258</w:t>
            </w:r>
          </w:p>
        </w:tc>
        <w:tc>
          <w:tcPr>
            <w:tcW w:w="1090" w:type="dxa"/>
            <w:tcBorders>
              <w:top w:val="nil"/>
              <w:left w:val="nil"/>
              <w:bottom w:val="nil"/>
              <w:right w:val="nil"/>
            </w:tcBorders>
            <w:shd w:val="clear" w:color="000000" w:fill="FFFFFF"/>
            <w:noWrap/>
            <w:vAlign w:val="bottom"/>
            <w:hideMark/>
          </w:tcPr>
          <w:p w14:paraId="753C7E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9.127</w:t>
            </w:r>
          </w:p>
        </w:tc>
        <w:tc>
          <w:tcPr>
            <w:tcW w:w="956" w:type="dxa"/>
            <w:tcBorders>
              <w:top w:val="nil"/>
              <w:left w:val="nil"/>
              <w:bottom w:val="nil"/>
              <w:right w:val="nil"/>
            </w:tcBorders>
            <w:shd w:val="clear" w:color="000000" w:fill="FFFFFF"/>
            <w:noWrap/>
            <w:vAlign w:val="bottom"/>
            <w:hideMark/>
          </w:tcPr>
          <w:p w14:paraId="2CD74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A3F53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A6773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B3357F4" w14:textId="77777777" w:rsidTr="0073265E">
        <w:trPr>
          <w:trHeight w:val="170"/>
        </w:trPr>
        <w:tc>
          <w:tcPr>
            <w:tcW w:w="960" w:type="dxa"/>
            <w:tcBorders>
              <w:top w:val="nil"/>
              <w:left w:val="nil"/>
              <w:bottom w:val="nil"/>
              <w:right w:val="nil"/>
            </w:tcBorders>
            <w:shd w:val="clear" w:color="000000" w:fill="FFFFFF"/>
            <w:noWrap/>
            <w:vAlign w:val="bottom"/>
            <w:hideMark/>
          </w:tcPr>
          <w:p w14:paraId="0884B8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w:t>
            </w:r>
          </w:p>
        </w:tc>
        <w:tc>
          <w:tcPr>
            <w:tcW w:w="2254" w:type="dxa"/>
            <w:tcBorders>
              <w:top w:val="nil"/>
              <w:left w:val="nil"/>
              <w:bottom w:val="nil"/>
              <w:right w:val="nil"/>
            </w:tcBorders>
            <w:shd w:val="clear" w:color="000000" w:fill="FFFFFF"/>
            <w:noWrap/>
            <w:vAlign w:val="bottom"/>
            <w:hideMark/>
          </w:tcPr>
          <w:p w14:paraId="66A28F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France</w:t>
            </w:r>
          </w:p>
        </w:tc>
        <w:tc>
          <w:tcPr>
            <w:tcW w:w="1090" w:type="dxa"/>
            <w:tcBorders>
              <w:top w:val="nil"/>
              <w:left w:val="nil"/>
              <w:bottom w:val="nil"/>
              <w:right w:val="nil"/>
            </w:tcBorders>
            <w:shd w:val="clear" w:color="000000" w:fill="FFFFFF"/>
            <w:noWrap/>
            <w:vAlign w:val="bottom"/>
            <w:hideMark/>
          </w:tcPr>
          <w:p w14:paraId="056BAE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0.032</w:t>
            </w:r>
          </w:p>
        </w:tc>
        <w:tc>
          <w:tcPr>
            <w:tcW w:w="1030" w:type="dxa"/>
            <w:tcBorders>
              <w:top w:val="nil"/>
              <w:left w:val="nil"/>
              <w:bottom w:val="nil"/>
              <w:right w:val="nil"/>
            </w:tcBorders>
            <w:shd w:val="clear" w:color="000000" w:fill="FFFFFF"/>
            <w:noWrap/>
            <w:vAlign w:val="bottom"/>
            <w:hideMark/>
          </w:tcPr>
          <w:p w14:paraId="0F014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1.190</w:t>
            </w:r>
          </w:p>
        </w:tc>
        <w:tc>
          <w:tcPr>
            <w:tcW w:w="1090" w:type="dxa"/>
            <w:tcBorders>
              <w:top w:val="nil"/>
              <w:left w:val="nil"/>
              <w:bottom w:val="nil"/>
              <w:right w:val="nil"/>
            </w:tcBorders>
            <w:shd w:val="clear" w:color="000000" w:fill="FFFFFF"/>
            <w:noWrap/>
            <w:vAlign w:val="bottom"/>
            <w:hideMark/>
          </w:tcPr>
          <w:p w14:paraId="3F3D67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-3.910</w:t>
            </w:r>
          </w:p>
        </w:tc>
        <w:tc>
          <w:tcPr>
            <w:tcW w:w="1090" w:type="dxa"/>
            <w:tcBorders>
              <w:top w:val="nil"/>
              <w:left w:val="nil"/>
              <w:bottom w:val="nil"/>
              <w:right w:val="nil"/>
            </w:tcBorders>
            <w:shd w:val="clear" w:color="000000" w:fill="FFFFFF"/>
            <w:noWrap/>
            <w:vAlign w:val="bottom"/>
            <w:hideMark/>
          </w:tcPr>
          <w:p w14:paraId="31C08E4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3.756</w:t>
            </w:r>
          </w:p>
        </w:tc>
        <w:tc>
          <w:tcPr>
            <w:tcW w:w="956" w:type="dxa"/>
            <w:tcBorders>
              <w:top w:val="nil"/>
              <w:left w:val="nil"/>
              <w:bottom w:val="nil"/>
              <w:right w:val="nil"/>
            </w:tcBorders>
            <w:shd w:val="clear" w:color="000000" w:fill="FFFFFF"/>
            <w:noWrap/>
            <w:vAlign w:val="bottom"/>
            <w:hideMark/>
          </w:tcPr>
          <w:p w14:paraId="431E2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767DBB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08C23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5F8E85F9" w14:textId="77777777" w:rsidTr="0073265E">
        <w:trPr>
          <w:trHeight w:val="170"/>
        </w:trPr>
        <w:tc>
          <w:tcPr>
            <w:tcW w:w="960" w:type="dxa"/>
            <w:tcBorders>
              <w:top w:val="nil"/>
              <w:left w:val="nil"/>
              <w:bottom w:val="nil"/>
              <w:right w:val="nil"/>
            </w:tcBorders>
            <w:shd w:val="clear" w:color="000000" w:fill="FFFFFF"/>
            <w:noWrap/>
            <w:vAlign w:val="bottom"/>
            <w:hideMark/>
          </w:tcPr>
          <w:p w14:paraId="6BC20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w:t>
            </w:r>
          </w:p>
        </w:tc>
        <w:tc>
          <w:tcPr>
            <w:tcW w:w="2254" w:type="dxa"/>
            <w:tcBorders>
              <w:top w:val="nil"/>
              <w:left w:val="nil"/>
              <w:bottom w:val="nil"/>
              <w:right w:val="nil"/>
            </w:tcBorders>
            <w:shd w:val="clear" w:color="000000" w:fill="FFFFFF"/>
            <w:noWrap/>
            <w:vAlign w:val="bottom"/>
            <w:hideMark/>
          </w:tcPr>
          <w:p w14:paraId="0D61B0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Georgia</w:t>
            </w:r>
          </w:p>
        </w:tc>
        <w:tc>
          <w:tcPr>
            <w:tcW w:w="1090" w:type="dxa"/>
            <w:tcBorders>
              <w:top w:val="nil"/>
              <w:left w:val="nil"/>
              <w:bottom w:val="nil"/>
              <w:right w:val="nil"/>
            </w:tcBorders>
            <w:shd w:val="clear" w:color="000000" w:fill="FFFFFF"/>
            <w:noWrap/>
            <w:vAlign w:val="bottom"/>
            <w:hideMark/>
          </w:tcPr>
          <w:p w14:paraId="77CEE7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-10.901</w:t>
            </w:r>
          </w:p>
        </w:tc>
        <w:tc>
          <w:tcPr>
            <w:tcW w:w="1030" w:type="dxa"/>
            <w:tcBorders>
              <w:top w:val="nil"/>
              <w:left w:val="nil"/>
              <w:bottom w:val="nil"/>
              <w:right w:val="nil"/>
            </w:tcBorders>
            <w:shd w:val="clear" w:color="000000" w:fill="FFFFFF"/>
            <w:noWrap/>
            <w:vAlign w:val="bottom"/>
            <w:hideMark/>
          </w:tcPr>
          <w:p w14:paraId="57883F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4.915</w:t>
            </w:r>
          </w:p>
        </w:tc>
        <w:tc>
          <w:tcPr>
            <w:tcW w:w="1090" w:type="dxa"/>
            <w:tcBorders>
              <w:top w:val="nil"/>
              <w:left w:val="nil"/>
              <w:bottom w:val="nil"/>
              <w:right w:val="nil"/>
            </w:tcBorders>
            <w:shd w:val="clear" w:color="000000" w:fill="FFFFFF"/>
            <w:noWrap/>
            <w:vAlign w:val="bottom"/>
            <w:hideMark/>
          </w:tcPr>
          <w:p w14:paraId="20F835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-29.074</w:t>
            </w:r>
          </w:p>
        </w:tc>
        <w:tc>
          <w:tcPr>
            <w:tcW w:w="1090" w:type="dxa"/>
            <w:tcBorders>
              <w:top w:val="nil"/>
              <w:left w:val="nil"/>
              <w:bottom w:val="nil"/>
              <w:right w:val="nil"/>
            </w:tcBorders>
            <w:shd w:val="clear" w:color="000000" w:fill="FFFFFF"/>
            <w:noWrap/>
            <w:vAlign w:val="bottom"/>
            <w:hideMark/>
          </w:tcPr>
          <w:p w14:paraId="6D1A74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-3.763</w:t>
            </w:r>
          </w:p>
        </w:tc>
        <w:tc>
          <w:tcPr>
            <w:tcW w:w="956" w:type="dxa"/>
            <w:tcBorders>
              <w:top w:val="nil"/>
              <w:left w:val="nil"/>
              <w:bottom w:val="nil"/>
              <w:right w:val="nil"/>
            </w:tcBorders>
            <w:shd w:val="clear" w:color="000000" w:fill="FFFFFF"/>
            <w:noWrap/>
            <w:vAlign w:val="bottom"/>
            <w:hideMark/>
          </w:tcPr>
          <w:p w14:paraId="2AFF99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1997-Q1</w:t>
            </w:r>
          </w:p>
        </w:tc>
        <w:tc>
          <w:tcPr>
            <w:tcW w:w="956" w:type="dxa"/>
            <w:tcBorders>
              <w:top w:val="nil"/>
              <w:left w:val="nil"/>
              <w:bottom w:val="nil"/>
              <w:right w:val="nil"/>
            </w:tcBorders>
            <w:shd w:val="clear" w:color="000000" w:fill="FFFFFF"/>
            <w:noWrap/>
            <w:vAlign w:val="bottom"/>
            <w:hideMark/>
          </w:tcPr>
          <w:p w14:paraId="2AA0DF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78A150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w:t>
            </w:r>
          </w:p>
        </w:tc>
      </w:tr>
      <w:tr w:rsidR="00AE739C" w:rsidRPr="00935EAC" w14:paraId="27A7DF2E" w14:textId="77777777" w:rsidTr="0073265E">
        <w:trPr>
          <w:trHeight w:val="170"/>
        </w:trPr>
        <w:tc>
          <w:tcPr>
            <w:tcW w:w="960" w:type="dxa"/>
            <w:tcBorders>
              <w:top w:val="nil"/>
              <w:left w:val="nil"/>
              <w:bottom w:val="nil"/>
              <w:right w:val="nil"/>
            </w:tcBorders>
            <w:shd w:val="clear" w:color="000000" w:fill="FFFFFF"/>
            <w:noWrap/>
            <w:vAlign w:val="bottom"/>
            <w:hideMark/>
          </w:tcPr>
          <w:p w14:paraId="79B68C6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w:t>
            </w:r>
          </w:p>
        </w:tc>
        <w:tc>
          <w:tcPr>
            <w:tcW w:w="2254" w:type="dxa"/>
            <w:tcBorders>
              <w:top w:val="nil"/>
              <w:left w:val="nil"/>
              <w:bottom w:val="nil"/>
              <w:right w:val="nil"/>
            </w:tcBorders>
            <w:shd w:val="clear" w:color="000000" w:fill="FFFFFF"/>
            <w:noWrap/>
            <w:vAlign w:val="bottom"/>
            <w:hideMark/>
          </w:tcPr>
          <w:p w14:paraId="6B344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Germany</w:t>
            </w:r>
          </w:p>
        </w:tc>
        <w:tc>
          <w:tcPr>
            <w:tcW w:w="1090" w:type="dxa"/>
            <w:tcBorders>
              <w:top w:val="nil"/>
              <w:left w:val="nil"/>
              <w:bottom w:val="nil"/>
              <w:right w:val="nil"/>
            </w:tcBorders>
            <w:shd w:val="clear" w:color="000000" w:fill="FFFFFF"/>
            <w:noWrap/>
            <w:vAlign w:val="bottom"/>
            <w:hideMark/>
          </w:tcPr>
          <w:p w14:paraId="4F8CC6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2.966</w:t>
            </w:r>
          </w:p>
        </w:tc>
        <w:tc>
          <w:tcPr>
            <w:tcW w:w="1030" w:type="dxa"/>
            <w:tcBorders>
              <w:top w:val="nil"/>
              <w:left w:val="nil"/>
              <w:bottom w:val="nil"/>
              <w:right w:val="nil"/>
            </w:tcBorders>
            <w:shd w:val="clear" w:color="000000" w:fill="FFFFFF"/>
            <w:noWrap/>
            <w:vAlign w:val="bottom"/>
            <w:hideMark/>
          </w:tcPr>
          <w:p w14:paraId="66B232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3.350</w:t>
            </w:r>
          </w:p>
        </w:tc>
        <w:tc>
          <w:tcPr>
            <w:tcW w:w="1090" w:type="dxa"/>
            <w:tcBorders>
              <w:top w:val="nil"/>
              <w:left w:val="nil"/>
              <w:bottom w:val="nil"/>
              <w:right w:val="nil"/>
            </w:tcBorders>
            <w:shd w:val="clear" w:color="000000" w:fill="FFFFFF"/>
            <w:noWrap/>
            <w:vAlign w:val="bottom"/>
            <w:hideMark/>
          </w:tcPr>
          <w:p w14:paraId="5D3A0F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-2.785</w:t>
            </w:r>
          </w:p>
        </w:tc>
        <w:tc>
          <w:tcPr>
            <w:tcW w:w="1090" w:type="dxa"/>
            <w:tcBorders>
              <w:top w:val="nil"/>
              <w:left w:val="nil"/>
              <w:bottom w:val="nil"/>
              <w:right w:val="nil"/>
            </w:tcBorders>
            <w:shd w:val="clear" w:color="000000" w:fill="FFFFFF"/>
            <w:noWrap/>
            <w:vAlign w:val="bottom"/>
            <w:hideMark/>
          </w:tcPr>
          <w:p w14:paraId="17728B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9.892</w:t>
            </w:r>
          </w:p>
        </w:tc>
        <w:tc>
          <w:tcPr>
            <w:tcW w:w="956" w:type="dxa"/>
            <w:tcBorders>
              <w:top w:val="nil"/>
              <w:left w:val="nil"/>
              <w:bottom w:val="nil"/>
              <w:right w:val="nil"/>
            </w:tcBorders>
            <w:shd w:val="clear" w:color="000000" w:fill="FFFFFF"/>
            <w:noWrap/>
            <w:vAlign w:val="bottom"/>
            <w:hideMark/>
          </w:tcPr>
          <w:p w14:paraId="2057F4D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1971-Q1</w:t>
            </w:r>
          </w:p>
        </w:tc>
        <w:tc>
          <w:tcPr>
            <w:tcW w:w="956" w:type="dxa"/>
            <w:tcBorders>
              <w:top w:val="nil"/>
              <w:left w:val="nil"/>
              <w:bottom w:val="nil"/>
              <w:right w:val="nil"/>
            </w:tcBorders>
            <w:shd w:val="clear" w:color="000000" w:fill="FFFFFF"/>
            <w:noWrap/>
            <w:vAlign w:val="bottom"/>
            <w:hideMark/>
          </w:tcPr>
          <w:p w14:paraId="69581E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48EDC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w:t>
            </w:r>
          </w:p>
        </w:tc>
      </w:tr>
      <w:tr w:rsidR="00AE739C" w:rsidRPr="00935EAC" w14:paraId="60112619" w14:textId="77777777" w:rsidTr="0073265E">
        <w:trPr>
          <w:trHeight w:val="170"/>
        </w:trPr>
        <w:tc>
          <w:tcPr>
            <w:tcW w:w="960" w:type="dxa"/>
            <w:tcBorders>
              <w:top w:val="nil"/>
              <w:left w:val="nil"/>
              <w:bottom w:val="nil"/>
              <w:right w:val="nil"/>
            </w:tcBorders>
            <w:shd w:val="clear" w:color="000000" w:fill="FFFFFF"/>
            <w:noWrap/>
            <w:vAlign w:val="bottom"/>
            <w:hideMark/>
          </w:tcPr>
          <w:p w14:paraId="6E29BF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w:t>
            </w:r>
          </w:p>
        </w:tc>
        <w:tc>
          <w:tcPr>
            <w:tcW w:w="2254" w:type="dxa"/>
            <w:tcBorders>
              <w:top w:val="nil"/>
              <w:left w:val="nil"/>
              <w:bottom w:val="nil"/>
              <w:right w:val="nil"/>
            </w:tcBorders>
            <w:shd w:val="clear" w:color="000000" w:fill="FFFFFF"/>
            <w:noWrap/>
            <w:vAlign w:val="bottom"/>
            <w:hideMark/>
          </w:tcPr>
          <w:p w14:paraId="529154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Greece</w:t>
            </w:r>
          </w:p>
        </w:tc>
        <w:tc>
          <w:tcPr>
            <w:tcW w:w="1090" w:type="dxa"/>
            <w:tcBorders>
              <w:top w:val="nil"/>
              <w:left w:val="nil"/>
              <w:bottom w:val="nil"/>
              <w:right w:val="nil"/>
            </w:tcBorders>
            <w:shd w:val="clear" w:color="000000" w:fill="FFFFFF"/>
            <w:noWrap/>
            <w:vAlign w:val="bottom"/>
            <w:hideMark/>
          </w:tcPr>
          <w:p w14:paraId="2C5B8D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-5.016</w:t>
            </w:r>
          </w:p>
        </w:tc>
        <w:tc>
          <w:tcPr>
            <w:tcW w:w="1030" w:type="dxa"/>
            <w:tcBorders>
              <w:top w:val="nil"/>
              <w:left w:val="nil"/>
              <w:bottom w:val="nil"/>
              <w:right w:val="nil"/>
            </w:tcBorders>
            <w:shd w:val="clear" w:color="000000" w:fill="FFFFFF"/>
            <w:noWrap/>
            <w:vAlign w:val="bottom"/>
            <w:hideMark/>
          </w:tcPr>
          <w:p w14:paraId="4F4884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3.806</w:t>
            </w:r>
          </w:p>
        </w:tc>
        <w:tc>
          <w:tcPr>
            <w:tcW w:w="1090" w:type="dxa"/>
            <w:tcBorders>
              <w:top w:val="nil"/>
              <w:left w:val="nil"/>
              <w:bottom w:val="nil"/>
              <w:right w:val="nil"/>
            </w:tcBorders>
            <w:shd w:val="clear" w:color="000000" w:fill="FFFFFF"/>
            <w:noWrap/>
            <w:vAlign w:val="bottom"/>
            <w:hideMark/>
          </w:tcPr>
          <w:p w14:paraId="2C0E7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-16.156</w:t>
            </w:r>
          </w:p>
        </w:tc>
        <w:tc>
          <w:tcPr>
            <w:tcW w:w="1090" w:type="dxa"/>
            <w:tcBorders>
              <w:top w:val="nil"/>
              <w:left w:val="nil"/>
              <w:bottom w:val="nil"/>
              <w:right w:val="nil"/>
            </w:tcBorders>
            <w:shd w:val="clear" w:color="000000" w:fill="FFFFFF"/>
            <w:noWrap/>
            <w:vAlign w:val="bottom"/>
            <w:hideMark/>
          </w:tcPr>
          <w:p w14:paraId="4168CD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2.881</w:t>
            </w:r>
          </w:p>
        </w:tc>
        <w:tc>
          <w:tcPr>
            <w:tcW w:w="956" w:type="dxa"/>
            <w:tcBorders>
              <w:top w:val="nil"/>
              <w:left w:val="nil"/>
              <w:bottom w:val="nil"/>
              <w:right w:val="nil"/>
            </w:tcBorders>
            <w:shd w:val="clear" w:color="000000" w:fill="FFFFFF"/>
            <w:noWrap/>
            <w:vAlign w:val="bottom"/>
            <w:hideMark/>
          </w:tcPr>
          <w:p w14:paraId="6CA8F9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98299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4AF1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5A2D545F" w14:textId="77777777" w:rsidTr="0073265E">
        <w:trPr>
          <w:trHeight w:val="170"/>
        </w:trPr>
        <w:tc>
          <w:tcPr>
            <w:tcW w:w="960" w:type="dxa"/>
            <w:tcBorders>
              <w:top w:val="nil"/>
              <w:left w:val="nil"/>
              <w:bottom w:val="nil"/>
              <w:right w:val="nil"/>
            </w:tcBorders>
            <w:shd w:val="clear" w:color="000000" w:fill="FFFFFF"/>
            <w:noWrap/>
            <w:vAlign w:val="bottom"/>
            <w:hideMark/>
          </w:tcPr>
          <w:p w14:paraId="0CEF86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w:t>
            </w:r>
          </w:p>
        </w:tc>
        <w:tc>
          <w:tcPr>
            <w:tcW w:w="2254" w:type="dxa"/>
            <w:tcBorders>
              <w:top w:val="nil"/>
              <w:left w:val="nil"/>
              <w:bottom w:val="nil"/>
              <w:right w:val="nil"/>
            </w:tcBorders>
            <w:shd w:val="clear" w:color="000000" w:fill="FFFFFF"/>
            <w:noWrap/>
            <w:vAlign w:val="bottom"/>
            <w:hideMark/>
          </w:tcPr>
          <w:p w14:paraId="5BFDC7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Guatemala</w:t>
            </w:r>
          </w:p>
        </w:tc>
        <w:tc>
          <w:tcPr>
            <w:tcW w:w="1090" w:type="dxa"/>
            <w:tcBorders>
              <w:top w:val="nil"/>
              <w:left w:val="nil"/>
              <w:bottom w:val="nil"/>
              <w:right w:val="nil"/>
            </w:tcBorders>
            <w:shd w:val="clear" w:color="000000" w:fill="FFFFFF"/>
            <w:noWrap/>
            <w:vAlign w:val="bottom"/>
            <w:hideMark/>
          </w:tcPr>
          <w:p w14:paraId="31D57E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-3.611</w:t>
            </w:r>
          </w:p>
        </w:tc>
        <w:tc>
          <w:tcPr>
            <w:tcW w:w="1030" w:type="dxa"/>
            <w:tcBorders>
              <w:top w:val="nil"/>
              <w:left w:val="nil"/>
              <w:bottom w:val="nil"/>
              <w:right w:val="nil"/>
            </w:tcBorders>
            <w:shd w:val="clear" w:color="000000" w:fill="FFFFFF"/>
            <w:noWrap/>
            <w:vAlign w:val="bottom"/>
            <w:hideMark/>
          </w:tcPr>
          <w:p w14:paraId="666192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2.969</w:t>
            </w:r>
          </w:p>
        </w:tc>
        <w:tc>
          <w:tcPr>
            <w:tcW w:w="1090" w:type="dxa"/>
            <w:tcBorders>
              <w:top w:val="nil"/>
              <w:left w:val="nil"/>
              <w:bottom w:val="nil"/>
              <w:right w:val="nil"/>
            </w:tcBorders>
            <w:shd w:val="clear" w:color="000000" w:fill="FFFFFF"/>
            <w:noWrap/>
            <w:vAlign w:val="bottom"/>
            <w:hideMark/>
          </w:tcPr>
          <w:p w14:paraId="484FF1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-13.072</w:t>
            </w:r>
          </w:p>
        </w:tc>
        <w:tc>
          <w:tcPr>
            <w:tcW w:w="1090" w:type="dxa"/>
            <w:tcBorders>
              <w:top w:val="nil"/>
              <w:left w:val="nil"/>
              <w:bottom w:val="nil"/>
              <w:right w:val="nil"/>
            </w:tcBorders>
            <w:shd w:val="clear" w:color="000000" w:fill="FFFFFF"/>
            <w:noWrap/>
            <w:vAlign w:val="bottom"/>
            <w:hideMark/>
          </w:tcPr>
          <w:p w14:paraId="3DF4CC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5.747</w:t>
            </w:r>
          </w:p>
        </w:tc>
        <w:tc>
          <w:tcPr>
            <w:tcW w:w="956" w:type="dxa"/>
            <w:tcBorders>
              <w:top w:val="nil"/>
              <w:left w:val="nil"/>
              <w:bottom w:val="nil"/>
              <w:right w:val="nil"/>
            </w:tcBorders>
            <w:shd w:val="clear" w:color="000000" w:fill="FFFFFF"/>
            <w:noWrap/>
            <w:vAlign w:val="bottom"/>
            <w:hideMark/>
          </w:tcPr>
          <w:p w14:paraId="735195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1BEEC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32CD67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w:t>
            </w:r>
          </w:p>
        </w:tc>
      </w:tr>
      <w:tr w:rsidR="00AE739C" w:rsidRPr="00935EAC" w14:paraId="54572755" w14:textId="77777777" w:rsidTr="0073265E">
        <w:trPr>
          <w:trHeight w:val="170"/>
        </w:trPr>
        <w:tc>
          <w:tcPr>
            <w:tcW w:w="960" w:type="dxa"/>
            <w:tcBorders>
              <w:top w:val="nil"/>
              <w:left w:val="nil"/>
              <w:bottom w:val="nil"/>
              <w:right w:val="nil"/>
            </w:tcBorders>
            <w:shd w:val="clear" w:color="000000" w:fill="FFFFFF"/>
            <w:noWrap/>
            <w:vAlign w:val="bottom"/>
            <w:hideMark/>
          </w:tcPr>
          <w:p w14:paraId="180AAD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w:t>
            </w:r>
          </w:p>
        </w:tc>
        <w:tc>
          <w:tcPr>
            <w:tcW w:w="2254" w:type="dxa"/>
            <w:tcBorders>
              <w:top w:val="nil"/>
              <w:left w:val="nil"/>
              <w:bottom w:val="nil"/>
              <w:right w:val="nil"/>
            </w:tcBorders>
            <w:shd w:val="clear" w:color="000000" w:fill="FFFFFF"/>
            <w:noWrap/>
            <w:vAlign w:val="bottom"/>
            <w:hideMark/>
          </w:tcPr>
          <w:p w14:paraId="6CC15E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Hong Kong  China</w:t>
            </w:r>
          </w:p>
        </w:tc>
        <w:tc>
          <w:tcPr>
            <w:tcW w:w="1090" w:type="dxa"/>
            <w:tcBorders>
              <w:top w:val="nil"/>
              <w:left w:val="nil"/>
              <w:bottom w:val="nil"/>
              <w:right w:val="nil"/>
            </w:tcBorders>
            <w:shd w:val="clear" w:color="000000" w:fill="FFFFFF"/>
            <w:noWrap/>
            <w:vAlign w:val="bottom"/>
            <w:hideMark/>
          </w:tcPr>
          <w:p w14:paraId="51528E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6.508</w:t>
            </w:r>
          </w:p>
        </w:tc>
        <w:tc>
          <w:tcPr>
            <w:tcW w:w="1030" w:type="dxa"/>
            <w:tcBorders>
              <w:top w:val="nil"/>
              <w:left w:val="nil"/>
              <w:bottom w:val="nil"/>
              <w:right w:val="nil"/>
            </w:tcBorders>
            <w:shd w:val="clear" w:color="000000" w:fill="FFFFFF"/>
            <w:noWrap/>
            <w:vAlign w:val="bottom"/>
            <w:hideMark/>
          </w:tcPr>
          <w:p w14:paraId="6740A4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4.436</w:t>
            </w:r>
          </w:p>
        </w:tc>
        <w:tc>
          <w:tcPr>
            <w:tcW w:w="1090" w:type="dxa"/>
            <w:tcBorders>
              <w:top w:val="nil"/>
              <w:left w:val="nil"/>
              <w:bottom w:val="nil"/>
              <w:right w:val="nil"/>
            </w:tcBorders>
            <w:shd w:val="clear" w:color="000000" w:fill="FFFFFF"/>
            <w:noWrap/>
            <w:vAlign w:val="bottom"/>
            <w:hideMark/>
          </w:tcPr>
          <w:p w14:paraId="35F5D2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w:t>
            </w:r>
          </w:p>
        </w:tc>
        <w:tc>
          <w:tcPr>
            <w:tcW w:w="1090" w:type="dxa"/>
            <w:tcBorders>
              <w:top w:val="nil"/>
              <w:left w:val="nil"/>
              <w:bottom w:val="nil"/>
              <w:right w:val="nil"/>
            </w:tcBorders>
            <w:shd w:val="clear" w:color="000000" w:fill="FFFFFF"/>
            <w:noWrap/>
            <w:vAlign w:val="bottom"/>
            <w:hideMark/>
          </w:tcPr>
          <w:p w14:paraId="32A1D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17.995</w:t>
            </w:r>
          </w:p>
        </w:tc>
        <w:tc>
          <w:tcPr>
            <w:tcW w:w="956" w:type="dxa"/>
            <w:tcBorders>
              <w:top w:val="nil"/>
              <w:left w:val="nil"/>
              <w:bottom w:val="nil"/>
              <w:right w:val="nil"/>
            </w:tcBorders>
            <w:shd w:val="clear" w:color="000000" w:fill="FFFFFF"/>
            <w:noWrap/>
            <w:vAlign w:val="bottom"/>
            <w:hideMark/>
          </w:tcPr>
          <w:p w14:paraId="059033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81C6E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5B538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50D5CA8D" w14:textId="77777777" w:rsidTr="0073265E">
        <w:trPr>
          <w:trHeight w:val="170"/>
        </w:trPr>
        <w:tc>
          <w:tcPr>
            <w:tcW w:w="960" w:type="dxa"/>
            <w:tcBorders>
              <w:top w:val="nil"/>
              <w:left w:val="nil"/>
              <w:bottom w:val="nil"/>
              <w:right w:val="nil"/>
            </w:tcBorders>
            <w:shd w:val="clear" w:color="000000" w:fill="FFFFFF"/>
            <w:noWrap/>
            <w:vAlign w:val="bottom"/>
            <w:hideMark/>
          </w:tcPr>
          <w:p w14:paraId="2E8CCC4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w:t>
            </w:r>
          </w:p>
        </w:tc>
        <w:tc>
          <w:tcPr>
            <w:tcW w:w="2254" w:type="dxa"/>
            <w:tcBorders>
              <w:top w:val="nil"/>
              <w:left w:val="nil"/>
              <w:bottom w:val="nil"/>
              <w:right w:val="nil"/>
            </w:tcBorders>
            <w:shd w:val="clear" w:color="000000" w:fill="FFFFFF"/>
            <w:noWrap/>
            <w:vAlign w:val="bottom"/>
            <w:hideMark/>
          </w:tcPr>
          <w:p w14:paraId="6A85CF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Hungary</w:t>
            </w:r>
          </w:p>
        </w:tc>
        <w:tc>
          <w:tcPr>
            <w:tcW w:w="1090" w:type="dxa"/>
            <w:tcBorders>
              <w:top w:val="nil"/>
              <w:left w:val="nil"/>
              <w:bottom w:val="nil"/>
              <w:right w:val="nil"/>
            </w:tcBorders>
            <w:shd w:val="clear" w:color="000000" w:fill="FFFFFF"/>
            <w:noWrap/>
            <w:vAlign w:val="bottom"/>
            <w:hideMark/>
          </w:tcPr>
          <w:p w14:paraId="2A6DD0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-3.210</w:t>
            </w:r>
          </w:p>
        </w:tc>
        <w:tc>
          <w:tcPr>
            <w:tcW w:w="1030" w:type="dxa"/>
            <w:tcBorders>
              <w:top w:val="nil"/>
              <w:left w:val="nil"/>
              <w:bottom w:val="nil"/>
              <w:right w:val="nil"/>
            </w:tcBorders>
            <w:shd w:val="clear" w:color="000000" w:fill="FFFFFF"/>
            <w:noWrap/>
            <w:vAlign w:val="bottom"/>
            <w:hideMark/>
          </w:tcPr>
          <w:p w14:paraId="51F4F0C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4.855</w:t>
            </w:r>
          </w:p>
        </w:tc>
        <w:tc>
          <w:tcPr>
            <w:tcW w:w="1090" w:type="dxa"/>
            <w:tcBorders>
              <w:top w:val="nil"/>
              <w:left w:val="nil"/>
              <w:bottom w:val="nil"/>
              <w:right w:val="nil"/>
            </w:tcBorders>
            <w:shd w:val="clear" w:color="000000" w:fill="FFFFFF"/>
            <w:noWrap/>
            <w:vAlign w:val="bottom"/>
            <w:hideMark/>
          </w:tcPr>
          <w:p w14:paraId="3CC61C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-17.736</w:t>
            </w:r>
          </w:p>
        </w:tc>
        <w:tc>
          <w:tcPr>
            <w:tcW w:w="1090" w:type="dxa"/>
            <w:tcBorders>
              <w:top w:val="nil"/>
              <w:left w:val="nil"/>
              <w:bottom w:val="nil"/>
              <w:right w:val="nil"/>
            </w:tcBorders>
            <w:shd w:val="clear" w:color="000000" w:fill="FFFFFF"/>
            <w:noWrap/>
            <w:vAlign w:val="bottom"/>
            <w:hideMark/>
          </w:tcPr>
          <w:p w14:paraId="175146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5.338</w:t>
            </w:r>
          </w:p>
        </w:tc>
        <w:tc>
          <w:tcPr>
            <w:tcW w:w="956" w:type="dxa"/>
            <w:tcBorders>
              <w:top w:val="nil"/>
              <w:left w:val="nil"/>
              <w:bottom w:val="nil"/>
              <w:right w:val="nil"/>
            </w:tcBorders>
            <w:shd w:val="clear" w:color="000000" w:fill="FFFFFF"/>
            <w:noWrap/>
            <w:vAlign w:val="bottom"/>
            <w:hideMark/>
          </w:tcPr>
          <w:p w14:paraId="23FD4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1989-Q4</w:t>
            </w:r>
          </w:p>
        </w:tc>
        <w:tc>
          <w:tcPr>
            <w:tcW w:w="956" w:type="dxa"/>
            <w:tcBorders>
              <w:top w:val="nil"/>
              <w:left w:val="nil"/>
              <w:bottom w:val="nil"/>
              <w:right w:val="nil"/>
            </w:tcBorders>
            <w:shd w:val="clear" w:color="000000" w:fill="FFFFFF"/>
            <w:noWrap/>
            <w:vAlign w:val="bottom"/>
            <w:hideMark/>
          </w:tcPr>
          <w:p w14:paraId="46E617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266A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141</w:t>
            </w:r>
          </w:p>
        </w:tc>
      </w:tr>
      <w:tr w:rsidR="00AE739C" w:rsidRPr="00935EAC" w14:paraId="647DFFB3" w14:textId="77777777" w:rsidTr="0073265E">
        <w:trPr>
          <w:trHeight w:val="170"/>
        </w:trPr>
        <w:tc>
          <w:tcPr>
            <w:tcW w:w="960" w:type="dxa"/>
            <w:tcBorders>
              <w:top w:val="nil"/>
              <w:left w:val="nil"/>
              <w:bottom w:val="nil"/>
              <w:right w:val="nil"/>
            </w:tcBorders>
            <w:shd w:val="clear" w:color="000000" w:fill="FFFFFF"/>
            <w:noWrap/>
            <w:vAlign w:val="bottom"/>
            <w:hideMark/>
          </w:tcPr>
          <w:p w14:paraId="34C86D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w:t>
            </w:r>
          </w:p>
        </w:tc>
        <w:tc>
          <w:tcPr>
            <w:tcW w:w="2254" w:type="dxa"/>
            <w:tcBorders>
              <w:top w:val="nil"/>
              <w:left w:val="nil"/>
              <w:bottom w:val="nil"/>
              <w:right w:val="nil"/>
            </w:tcBorders>
            <w:shd w:val="clear" w:color="000000" w:fill="FFFFFF"/>
            <w:noWrap/>
            <w:vAlign w:val="bottom"/>
            <w:hideMark/>
          </w:tcPr>
          <w:p w14:paraId="081104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Iceland</w:t>
            </w:r>
          </w:p>
        </w:tc>
        <w:tc>
          <w:tcPr>
            <w:tcW w:w="1090" w:type="dxa"/>
            <w:tcBorders>
              <w:top w:val="nil"/>
              <w:left w:val="nil"/>
              <w:bottom w:val="nil"/>
              <w:right w:val="nil"/>
            </w:tcBorders>
            <w:shd w:val="clear" w:color="000000" w:fill="FFFFFF"/>
            <w:noWrap/>
            <w:vAlign w:val="bottom"/>
            <w:hideMark/>
          </w:tcPr>
          <w:p w14:paraId="0FED5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-3.188</w:t>
            </w:r>
          </w:p>
        </w:tc>
        <w:tc>
          <w:tcPr>
            <w:tcW w:w="1030" w:type="dxa"/>
            <w:tcBorders>
              <w:top w:val="nil"/>
              <w:left w:val="nil"/>
              <w:bottom w:val="nil"/>
              <w:right w:val="nil"/>
            </w:tcBorders>
            <w:shd w:val="clear" w:color="000000" w:fill="FFFFFF"/>
            <w:noWrap/>
            <w:vAlign w:val="bottom"/>
            <w:hideMark/>
          </w:tcPr>
          <w:p w14:paraId="2012E8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6.991</w:t>
            </w:r>
          </w:p>
        </w:tc>
        <w:tc>
          <w:tcPr>
            <w:tcW w:w="1090" w:type="dxa"/>
            <w:tcBorders>
              <w:top w:val="nil"/>
              <w:left w:val="nil"/>
              <w:bottom w:val="nil"/>
              <w:right w:val="nil"/>
            </w:tcBorders>
            <w:shd w:val="clear" w:color="000000" w:fill="FFFFFF"/>
            <w:noWrap/>
            <w:vAlign w:val="bottom"/>
            <w:hideMark/>
          </w:tcPr>
          <w:p w14:paraId="106E99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-30.086</w:t>
            </w:r>
          </w:p>
        </w:tc>
        <w:tc>
          <w:tcPr>
            <w:tcW w:w="1090" w:type="dxa"/>
            <w:tcBorders>
              <w:top w:val="nil"/>
              <w:left w:val="nil"/>
              <w:bottom w:val="nil"/>
              <w:right w:val="nil"/>
            </w:tcBorders>
            <w:shd w:val="clear" w:color="000000" w:fill="FFFFFF"/>
            <w:noWrap/>
            <w:vAlign w:val="bottom"/>
            <w:hideMark/>
          </w:tcPr>
          <w:p w14:paraId="7DF40D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10.202</w:t>
            </w:r>
          </w:p>
        </w:tc>
        <w:tc>
          <w:tcPr>
            <w:tcW w:w="956" w:type="dxa"/>
            <w:tcBorders>
              <w:top w:val="nil"/>
              <w:left w:val="nil"/>
              <w:bottom w:val="nil"/>
              <w:right w:val="nil"/>
            </w:tcBorders>
            <w:shd w:val="clear" w:color="000000" w:fill="FFFFFF"/>
            <w:noWrap/>
            <w:vAlign w:val="bottom"/>
            <w:hideMark/>
          </w:tcPr>
          <w:p w14:paraId="16BE80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541FA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27C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16A08D8D" w14:textId="77777777" w:rsidTr="0073265E">
        <w:trPr>
          <w:trHeight w:val="170"/>
        </w:trPr>
        <w:tc>
          <w:tcPr>
            <w:tcW w:w="960" w:type="dxa"/>
            <w:tcBorders>
              <w:top w:val="nil"/>
              <w:left w:val="nil"/>
              <w:bottom w:val="nil"/>
              <w:right w:val="nil"/>
            </w:tcBorders>
            <w:shd w:val="clear" w:color="000000" w:fill="FFFFFF"/>
            <w:noWrap/>
            <w:vAlign w:val="bottom"/>
            <w:hideMark/>
          </w:tcPr>
          <w:p w14:paraId="50C76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w:t>
            </w:r>
          </w:p>
        </w:tc>
        <w:tc>
          <w:tcPr>
            <w:tcW w:w="2254" w:type="dxa"/>
            <w:tcBorders>
              <w:top w:val="nil"/>
              <w:left w:val="nil"/>
              <w:bottom w:val="nil"/>
              <w:right w:val="nil"/>
            </w:tcBorders>
            <w:shd w:val="clear" w:color="000000" w:fill="FFFFFF"/>
            <w:noWrap/>
            <w:vAlign w:val="bottom"/>
            <w:hideMark/>
          </w:tcPr>
          <w:p w14:paraId="0CBF61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India</w:t>
            </w:r>
          </w:p>
        </w:tc>
        <w:tc>
          <w:tcPr>
            <w:tcW w:w="1090" w:type="dxa"/>
            <w:tcBorders>
              <w:top w:val="nil"/>
              <w:left w:val="nil"/>
              <w:bottom w:val="nil"/>
              <w:right w:val="nil"/>
            </w:tcBorders>
            <w:shd w:val="clear" w:color="000000" w:fill="FFFFFF"/>
            <w:noWrap/>
            <w:vAlign w:val="bottom"/>
            <w:hideMark/>
          </w:tcPr>
          <w:p w14:paraId="2515BA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-1.279</w:t>
            </w:r>
          </w:p>
        </w:tc>
        <w:tc>
          <w:tcPr>
            <w:tcW w:w="1030" w:type="dxa"/>
            <w:tcBorders>
              <w:top w:val="nil"/>
              <w:left w:val="nil"/>
              <w:bottom w:val="nil"/>
              <w:right w:val="nil"/>
            </w:tcBorders>
            <w:shd w:val="clear" w:color="000000" w:fill="FFFFFF"/>
            <w:noWrap/>
            <w:vAlign w:val="bottom"/>
            <w:hideMark/>
          </w:tcPr>
          <w:p w14:paraId="4DA9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1.610</w:t>
            </w:r>
          </w:p>
        </w:tc>
        <w:tc>
          <w:tcPr>
            <w:tcW w:w="1090" w:type="dxa"/>
            <w:tcBorders>
              <w:top w:val="nil"/>
              <w:left w:val="nil"/>
              <w:bottom w:val="nil"/>
              <w:right w:val="nil"/>
            </w:tcBorders>
            <w:shd w:val="clear" w:color="000000" w:fill="FFFFFF"/>
            <w:noWrap/>
            <w:vAlign w:val="bottom"/>
            <w:hideMark/>
          </w:tcPr>
          <w:p w14:paraId="6B3043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-6.332</w:t>
            </w:r>
          </w:p>
        </w:tc>
        <w:tc>
          <w:tcPr>
            <w:tcW w:w="1090" w:type="dxa"/>
            <w:tcBorders>
              <w:top w:val="nil"/>
              <w:left w:val="nil"/>
              <w:bottom w:val="nil"/>
              <w:right w:val="nil"/>
            </w:tcBorders>
            <w:shd w:val="clear" w:color="000000" w:fill="FFFFFF"/>
            <w:noWrap/>
            <w:vAlign w:val="bottom"/>
            <w:hideMark/>
          </w:tcPr>
          <w:p w14:paraId="35A7E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9.091</w:t>
            </w:r>
          </w:p>
        </w:tc>
        <w:tc>
          <w:tcPr>
            <w:tcW w:w="956" w:type="dxa"/>
            <w:tcBorders>
              <w:top w:val="nil"/>
              <w:left w:val="nil"/>
              <w:bottom w:val="nil"/>
              <w:right w:val="nil"/>
            </w:tcBorders>
            <w:shd w:val="clear" w:color="000000" w:fill="FFFFFF"/>
            <w:noWrap/>
            <w:vAlign w:val="bottom"/>
            <w:hideMark/>
          </w:tcPr>
          <w:p w14:paraId="0551E4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31ABEF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BFFFD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1F52C97A" w14:textId="77777777" w:rsidTr="0073265E">
        <w:trPr>
          <w:trHeight w:val="170"/>
        </w:trPr>
        <w:tc>
          <w:tcPr>
            <w:tcW w:w="960" w:type="dxa"/>
            <w:tcBorders>
              <w:top w:val="nil"/>
              <w:left w:val="nil"/>
              <w:bottom w:val="nil"/>
              <w:right w:val="nil"/>
            </w:tcBorders>
            <w:shd w:val="clear" w:color="000000" w:fill="FFFFFF"/>
            <w:noWrap/>
            <w:vAlign w:val="bottom"/>
            <w:hideMark/>
          </w:tcPr>
          <w:p w14:paraId="28632A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w:t>
            </w:r>
          </w:p>
        </w:tc>
        <w:tc>
          <w:tcPr>
            <w:tcW w:w="2254" w:type="dxa"/>
            <w:tcBorders>
              <w:top w:val="nil"/>
              <w:left w:val="nil"/>
              <w:bottom w:val="nil"/>
              <w:right w:val="nil"/>
            </w:tcBorders>
            <w:shd w:val="clear" w:color="000000" w:fill="FFFFFF"/>
            <w:noWrap/>
            <w:vAlign w:val="bottom"/>
            <w:hideMark/>
          </w:tcPr>
          <w:p w14:paraId="7F6CAB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Indonesia</w:t>
            </w:r>
          </w:p>
        </w:tc>
        <w:tc>
          <w:tcPr>
            <w:tcW w:w="1090" w:type="dxa"/>
            <w:tcBorders>
              <w:top w:val="nil"/>
              <w:left w:val="nil"/>
              <w:bottom w:val="nil"/>
              <w:right w:val="nil"/>
            </w:tcBorders>
            <w:shd w:val="clear" w:color="000000" w:fill="FFFFFF"/>
            <w:noWrap/>
            <w:vAlign w:val="bottom"/>
            <w:hideMark/>
          </w:tcPr>
          <w:p w14:paraId="06FCF2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-0.795</w:t>
            </w:r>
          </w:p>
        </w:tc>
        <w:tc>
          <w:tcPr>
            <w:tcW w:w="1030" w:type="dxa"/>
            <w:tcBorders>
              <w:top w:val="nil"/>
              <w:left w:val="nil"/>
              <w:bottom w:val="nil"/>
              <w:right w:val="nil"/>
            </w:tcBorders>
            <w:shd w:val="clear" w:color="000000" w:fill="FFFFFF"/>
            <w:noWrap/>
            <w:vAlign w:val="bottom"/>
            <w:hideMark/>
          </w:tcPr>
          <w:p w14:paraId="3102E6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3.125</w:t>
            </w:r>
          </w:p>
        </w:tc>
        <w:tc>
          <w:tcPr>
            <w:tcW w:w="1090" w:type="dxa"/>
            <w:tcBorders>
              <w:top w:val="nil"/>
              <w:left w:val="nil"/>
              <w:bottom w:val="nil"/>
              <w:right w:val="nil"/>
            </w:tcBorders>
            <w:shd w:val="clear" w:color="000000" w:fill="FFFFFF"/>
            <w:noWrap/>
            <w:vAlign w:val="bottom"/>
            <w:hideMark/>
          </w:tcPr>
          <w:p w14:paraId="575ECD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-13.379</w:t>
            </w:r>
          </w:p>
        </w:tc>
        <w:tc>
          <w:tcPr>
            <w:tcW w:w="1090" w:type="dxa"/>
            <w:tcBorders>
              <w:top w:val="nil"/>
              <w:left w:val="nil"/>
              <w:bottom w:val="nil"/>
              <w:right w:val="nil"/>
            </w:tcBorders>
            <w:shd w:val="clear" w:color="000000" w:fill="FFFFFF"/>
            <w:noWrap/>
            <w:vAlign w:val="bottom"/>
            <w:hideMark/>
          </w:tcPr>
          <w:p w14:paraId="6B0CE9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8.163</w:t>
            </w:r>
          </w:p>
        </w:tc>
        <w:tc>
          <w:tcPr>
            <w:tcW w:w="956" w:type="dxa"/>
            <w:tcBorders>
              <w:top w:val="nil"/>
              <w:left w:val="nil"/>
              <w:bottom w:val="nil"/>
              <w:right w:val="nil"/>
            </w:tcBorders>
            <w:shd w:val="clear" w:color="000000" w:fill="FFFFFF"/>
            <w:noWrap/>
            <w:vAlign w:val="bottom"/>
            <w:hideMark/>
          </w:tcPr>
          <w:p w14:paraId="695F5A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0A2D77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58B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4A14AF2F" w14:textId="77777777" w:rsidTr="0073265E">
        <w:trPr>
          <w:trHeight w:val="170"/>
        </w:trPr>
        <w:tc>
          <w:tcPr>
            <w:tcW w:w="960" w:type="dxa"/>
            <w:tcBorders>
              <w:top w:val="nil"/>
              <w:left w:val="nil"/>
              <w:bottom w:val="nil"/>
              <w:right w:val="nil"/>
            </w:tcBorders>
            <w:shd w:val="clear" w:color="000000" w:fill="FFFFFF"/>
            <w:noWrap/>
            <w:vAlign w:val="bottom"/>
            <w:hideMark/>
          </w:tcPr>
          <w:p w14:paraId="460805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w:t>
            </w:r>
          </w:p>
        </w:tc>
        <w:tc>
          <w:tcPr>
            <w:tcW w:w="2254" w:type="dxa"/>
            <w:tcBorders>
              <w:top w:val="nil"/>
              <w:left w:val="nil"/>
              <w:bottom w:val="nil"/>
              <w:right w:val="nil"/>
            </w:tcBorders>
            <w:shd w:val="clear" w:color="000000" w:fill="FFFFFF"/>
            <w:noWrap/>
            <w:vAlign w:val="bottom"/>
            <w:hideMark/>
          </w:tcPr>
          <w:p w14:paraId="3CD9BAD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Ireland</w:t>
            </w:r>
          </w:p>
        </w:tc>
        <w:tc>
          <w:tcPr>
            <w:tcW w:w="1090" w:type="dxa"/>
            <w:tcBorders>
              <w:top w:val="nil"/>
              <w:left w:val="nil"/>
              <w:bottom w:val="nil"/>
              <w:right w:val="nil"/>
            </w:tcBorders>
            <w:shd w:val="clear" w:color="000000" w:fill="FFFFFF"/>
            <w:noWrap/>
            <w:vAlign w:val="bottom"/>
            <w:hideMark/>
          </w:tcPr>
          <w:p w14:paraId="07E253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0.548</w:t>
            </w:r>
          </w:p>
        </w:tc>
        <w:tc>
          <w:tcPr>
            <w:tcW w:w="1030" w:type="dxa"/>
            <w:tcBorders>
              <w:top w:val="nil"/>
              <w:left w:val="nil"/>
              <w:bottom w:val="nil"/>
              <w:right w:val="nil"/>
            </w:tcBorders>
            <w:shd w:val="clear" w:color="000000" w:fill="FFFFFF"/>
            <w:noWrap/>
            <w:vAlign w:val="bottom"/>
            <w:hideMark/>
          </w:tcPr>
          <w:p w14:paraId="10AA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9.809</w:t>
            </w:r>
          </w:p>
        </w:tc>
        <w:tc>
          <w:tcPr>
            <w:tcW w:w="1090" w:type="dxa"/>
            <w:tcBorders>
              <w:top w:val="nil"/>
              <w:left w:val="nil"/>
              <w:bottom w:val="nil"/>
              <w:right w:val="nil"/>
            </w:tcBorders>
            <w:shd w:val="clear" w:color="000000" w:fill="FFFFFF"/>
            <w:noWrap/>
            <w:vAlign w:val="bottom"/>
            <w:hideMark/>
          </w:tcPr>
          <w:p w14:paraId="6E091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-58.296</w:t>
            </w:r>
          </w:p>
        </w:tc>
        <w:tc>
          <w:tcPr>
            <w:tcW w:w="1090" w:type="dxa"/>
            <w:tcBorders>
              <w:top w:val="nil"/>
              <w:left w:val="nil"/>
              <w:bottom w:val="nil"/>
              <w:right w:val="nil"/>
            </w:tcBorders>
            <w:shd w:val="clear" w:color="000000" w:fill="FFFFFF"/>
            <w:noWrap/>
            <w:vAlign w:val="bottom"/>
            <w:hideMark/>
          </w:tcPr>
          <w:p w14:paraId="6D928A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25.322</w:t>
            </w:r>
          </w:p>
        </w:tc>
        <w:tc>
          <w:tcPr>
            <w:tcW w:w="956" w:type="dxa"/>
            <w:tcBorders>
              <w:top w:val="nil"/>
              <w:left w:val="nil"/>
              <w:bottom w:val="nil"/>
              <w:right w:val="nil"/>
            </w:tcBorders>
            <w:shd w:val="clear" w:color="000000" w:fill="FFFFFF"/>
            <w:noWrap/>
            <w:vAlign w:val="bottom"/>
            <w:hideMark/>
          </w:tcPr>
          <w:p w14:paraId="29D4A6E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1990-Q1</w:t>
            </w:r>
          </w:p>
        </w:tc>
        <w:tc>
          <w:tcPr>
            <w:tcW w:w="956" w:type="dxa"/>
            <w:tcBorders>
              <w:top w:val="nil"/>
              <w:left w:val="nil"/>
              <w:bottom w:val="nil"/>
              <w:right w:val="nil"/>
            </w:tcBorders>
            <w:shd w:val="clear" w:color="000000" w:fill="FFFFFF"/>
            <w:noWrap/>
            <w:vAlign w:val="bottom"/>
            <w:hideMark/>
          </w:tcPr>
          <w:p w14:paraId="5E13AD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33FE9E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15DEE5D2" w14:textId="77777777" w:rsidTr="0073265E">
        <w:trPr>
          <w:trHeight w:val="170"/>
        </w:trPr>
        <w:tc>
          <w:tcPr>
            <w:tcW w:w="960" w:type="dxa"/>
            <w:tcBorders>
              <w:top w:val="nil"/>
              <w:left w:val="nil"/>
              <w:bottom w:val="nil"/>
              <w:right w:val="nil"/>
            </w:tcBorders>
            <w:shd w:val="clear" w:color="000000" w:fill="FFFFFF"/>
            <w:noWrap/>
            <w:vAlign w:val="bottom"/>
            <w:hideMark/>
          </w:tcPr>
          <w:p w14:paraId="169167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w:t>
            </w:r>
          </w:p>
        </w:tc>
        <w:tc>
          <w:tcPr>
            <w:tcW w:w="2254" w:type="dxa"/>
            <w:tcBorders>
              <w:top w:val="nil"/>
              <w:left w:val="nil"/>
              <w:bottom w:val="nil"/>
              <w:right w:val="nil"/>
            </w:tcBorders>
            <w:shd w:val="clear" w:color="000000" w:fill="FFFFFF"/>
            <w:noWrap/>
            <w:vAlign w:val="bottom"/>
            <w:hideMark/>
          </w:tcPr>
          <w:p w14:paraId="633C9A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Israel</w:t>
            </w:r>
          </w:p>
        </w:tc>
        <w:tc>
          <w:tcPr>
            <w:tcW w:w="1090" w:type="dxa"/>
            <w:tcBorders>
              <w:top w:val="nil"/>
              <w:left w:val="nil"/>
              <w:bottom w:val="nil"/>
              <w:right w:val="nil"/>
            </w:tcBorders>
            <w:shd w:val="clear" w:color="000000" w:fill="FFFFFF"/>
            <w:noWrap/>
            <w:vAlign w:val="bottom"/>
            <w:hideMark/>
          </w:tcPr>
          <w:p w14:paraId="26ECD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-1.218</w:t>
            </w:r>
          </w:p>
        </w:tc>
        <w:tc>
          <w:tcPr>
            <w:tcW w:w="1030" w:type="dxa"/>
            <w:tcBorders>
              <w:top w:val="nil"/>
              <w:left w:val="nil"/>
              <w:bottom w:val="nil"/>
              <w:right w:val="nil"/>
            </w:tcBorders>
            <w:shd w:val="clear" w:color="000000" w:fill="FFFFFF"/>
            <w:noWrap/>
            <w:vAlign w:val="bottom"/>
            <w:hideMark/>
          </w:tcPr>
          <w:p w14:paraId="6848C6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5.553</w:t>
            </w:r>
          </w:p>
        </w:tc>
        <w:tc>
          <w:tcPr>
            <w:tcW w:w="1090" w:type="dxa"/>
            <w:tcBorders>
              <w:top w:val="nil"/>
              <w:left w:val="nil"/>
              <w:bottom w:val="nil"/>
              <w:right w:val="nil"/>
            </w:tcBorders>
            <w:shd w:val="clear" w:color="000000" w:fill="FFFFFF"/>
            <w:noWrap/>
            <w:vAlign w:val="bottom"/>
            <w:hideMark/>
          </w:tcPr>
          <w:p w14:paraId="4AFE1C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-16.827</w:t>
            </w:r>
          </w:p>
        </w:tc>
        <w:tc>
          <w:tcPr>
            <w:tcW w:w="1090" w:type="dxa"/>
            <w:tcBorders>
              <w:top w:val="nil"/>
              <w:left w:val="nil"/>
              <w:bottom w:val="nil"/>
              <w:right w:val="nil"/>
            </w:tcBorders>
            <w:shd w:val="clear" w:color="000000" w:fill="FFFFFF"/>
            <w:noWrap/>
            <w:vAlign w:val="bottom"/>
            <w:hideMark/>
          </w:tcPr>
          <w:p w14:paraId="11A894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16.257</w:t>
            </w:r>
          </w:p>
        </w:tc>
        <w:tc>
          <w:tcPr>
            <w:tcW w:w="956" w:type="dxa"/>
            <w:tcBorders>
              <w:top w:val="nil"/>
              <w:left w:val="nil"/>
              <w:bottom w:val="nil"/>
              <w:right w:val="nil"/>
            </w:tcBorders>
            <w:shd w:val="clear" w:color="000000" w:fill="FFFFFF"/>
            <w:noWrap/>
            <w:vAlign w:val="bottom"/>
            <w:hideMark/>
          </w:tcPr>
          <w:p w14:paraId="0B477C4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50774B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B960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7A0A046D" w14:textId="77777777" w:rsidTr="0073265E">
        <w:trPr>
          <w:trHeight w:val="170"/>
        </w:trPr>
        <w:tc>
          <w:tcPr>
            <w:tcW w:w="960" w:type="dxa"/>
            <w:tcBorders>
              <w:top w:val="nil"/>
              <w:left w:val="nil"/>
              <w:bottom w:val="nil"/>
              <w:right w:val="nil"/>
            </w:tcBorders>
            <w:shd w:val="clear" w:color="000000" w:fill="FFFFFF"/>
            <w:noWrap/>
            <w:vAlign w:val="bottom"/>
            <w:hideMark/>
          </w:tcPr>
          <w:p w14:paraId="232373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w:t>
            </w:r>
          </w:p>
        </w:tc>
        <w:tc>
          <w:tcPr>
            <w:tcW w:w="2254" w:type="dxa"/>
            <w:tcBorders>
              <w:top w:val="nil"/>
              <w:left w:val="nil"/>
              <w:bottom w:val="nil"/>
              <w:right w:val="nil"/>
            </w:tcBorders>
            <w:shd w:val="clear" w:color="000000" w:fill="FFFFFF"/>
            <w:noWrap/>
            <w:vAlign w:val="bottom"/>
            <w:hideMark/>
          </w:tcPr>
          <w:p w14:paraId="221195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Italy</w:t>
            </w:r>
          </w:p>
        </w:tc>
        <w:tc>
          <w:tcPr>
            <w:tcW w:w="1090" w:type="dxa"/>
            <w:tcBorders>
              <w:top w:val="nil"/>
              <w:left w:val="nil"/>
              <w:bottom w:val="nil"/>
              <w:right w:val="nil"/>
            </w:tcBorders>
            <w:shd w:val="clear" w:color="000000" w:fill="FFFFFF"/>
            <w:noWrap/>
            <w:vAlign w:val="bottom"/>
            <w:hideMark/>
          </w:tcPr>
          <w:p w14:paraId="17A86B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0.004</w:t>
            </w:r>
          </w:p>
        </w:tc>
        <w:tc>
          <w:tcPr>
            <w:tcW w:w="1030" w:type="dxa"/>
            <w:tcBorders>
              <w:top w:val="nil"/>
              <w:left w:val="nil"/>
              <w:bottom w:val="nil"/>
              <w:right w:val="nil"/>
            </w:tcBorders>
            <w:shd w:val="clear" w:color="000000" w:fill="FFFFFF"/>
            <w:noWrap/>
            <w:vAlign w:val="bottom"/>
            <w:hideMark/>
          </w:tcPr>
          <w:p w14:paraId="33361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2.001</w:t>
            </w:r>
          </w:p>
        </w:tc>
        <w:tc>
          <w:tcPr>
            <w:tcW w:w="1090" w:type="dxa"/>
            <w:tcBorders>
              <w:top w:val="nil"/>
              <w:left w:val="nil"/>
              <w:bottom w:val="nil"/>
              <w:right w:val="nil"/>
            </w:tcBorders>
            <w:shd w:val="clear" w:color="000000" w:fill="FFFFFF"/>
            <w:noWrap/>
            <w:vAlign w:val="bottom"/>
            <w:hideMark/>
          </w:tcPr>
          <w:p w14:paraId="3D64CF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-5.167</w:t>
            </w:r>
          </w:p>
        </w:tc>
        <w:tc>
          <w:tcPr>
            <w:tcW w:w="1090" w:type="dxa"/>
            <w:tcBorders>
              <w:top w:val="nil"/>
              <w:left w:val="nil"/>
              <w:bottom w:val="nil"/>
              <w:right w:val="nil"/>
            </w:tcBorders>
            <w:shd w:val="clear" w:color="000000" w:fill="FFFFFF"/>
            <w:noWrap/>
            <w:vAlign w:val="bottom"/>
            <w:hideMark/>
          </w:tcPr>
          <w:p w14:paraId="5F79F7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5.028</w:t>
            </w:r>
          </w:p>
        </w:tc>
        <w:tc>
          <w:tcPr>
            <w:tcW w:w="956" w:type="dxa"/>
            <w:tcBorders>
              <w:top w:val="nil"/>
              <w:left w:val="nil"/>
              <w:bottom w:val="nil"/>
              <w:right w:val="nil"/>
            </w:tcBorders>
            <w:shd w:val="clear" w:color="000000" w:fill="FFFFFF"/>
            <w:noWrap/>
            <w:vAlign w:val="bottom"/>
            <w:hideMark/>
          </w:tcPr>
          <w:p w14:paraId="6509C6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4304F1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FA578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11FFD0C" w14:textId="77777777" w:rsidTr="0073265E">
        <w:trPr>
          <w:trHeight w:val="170"/>
        </w:trPr>
        <w:tc>
          <w:tcPr>
            <w:tcW w:w="960" w:type="dxa"/>
            <w:tcBorders>
              <w:top w:val="nil"/>
              <w:left w:val="nil"/>
              <w:bottom w:val="nil"/>
              <w:right w:val="nil"/>
            </w:tcBorders>
            <w:shd w:val="clear" w:color="000000" w:fill="FFFFFF"/>
            <w:noWrap/>
            <w:vAlign w:val="bottom"/>
            <w:hideMark/>
          </w:tcPr>
          <w:p w14:paraId="6D58BC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w:t>
            </w:r>
          </w:p>
        </w:tc>
        <w:tc>
          <w:tcPr>
            <w:tcW w:w="2254" w:type="dxa"/>
            <w:tcBorders>
              <w:top w:val="nil"/>
              <w:left w:val="nil"/>
              <w:bottom w:val="nil"/>
              <w:right w:val="nil"/>
            </w:tcBorders>
            <w:shd w:val="clear" w:color="000000" w:fill="FFFFFF"/>
            <w:noWrap/>
            <w:vAlign w:val="bottom"/>
            <w:hideMark/>
          </w:tcPr>
          <w:p w14:paraId="003486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Japan</w:t>
            </w:r>
          </w:p>
        </w:tc>
        <w:tc>
          <w:tcPr>
            <w:tcW w:w="1090" w:type="dxa"/>
            <w:tcBorders>
              <w:top w:val="nil"/>
              <w:left w:val="nil"/>
              <w:bottom w:val="nil"/>
              <w:right w:val="nil"/>
            </w:tcBorders>
            <w:shd w:val="clear" w:color="000000" w:fill="FFFFFF"/>
            <w:noWrap/>
            <w:vAlign w:val="bottom"/>
            <w:hideMark/>
          </w:tcPr>
          <w:p w14:paraId="7A24A5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2.531</w:t>
            </w:r>
          </w:p>
        </w:tc>
        <w:tc>
          <w:tcPr>
            <w:tcW w:w="1030" w:type="dxa"/>
            <w:tcBorders>
              <w:top w:val="nil"/>
              <w:left w:val="nil"/>
              <w:bottom w:val="nil"/>
              <w:right w:val="nil"/>
            </w:tcBorders>
            <w:shd w:val="clear" w:color="000000" w:fill="FFFFFF"/>
            <w:noWrap/>
            <w:vAlign w:val="bottom"/>
            <w:hideMark/>
          </w:tcPr>
          <w:p w14:paraId="6AFDDF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1.376</w:t>
            </w:r>
          </w:p>
        </w:tc>
        <w:tc>
          <w:tcPr>
            <w:tcW w:w="1090" w:type="dxa"/>
            <w:tcBorders>
              <w:top w:val="nil"/>
              <w:left w:val="nil"/>
              <w:bottom w:val="nil"/>
              <w:right w:val="nil"/>
            </w:tcBorders>
            <w:shd w:val="clear" w:color="000000" w:fill="FFFFFF"/>
            <w:noWrap/>
            <w:vAlign w:val="bottom"/>
            <w:hideMark/>
          </w:tcPr>
          <w:p w14:paraId="286F0D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-1.827</w:t>
            </w:r>
          </w:p>
        </w:tc>
        <w:tc>
          <w:tcPr>
            <w:tcW w:w="1090" w:type="dxa"/>
            <w:tcBorders>
              <w:top w:val="nil"/>
              <w:left w:val="nil"/>
              <w:bottom w:val="nil"/>
              <w:right w:val="nil"/>
            </w:tcBorders>
            <w:shd w:val="clear" w:color="000000" w:fill="FFFFFF"/>
            <w:noWrap/>
            <w:vAlign w:val="bottom"/>
            <w:hideMark/>
          </w:tcPr>
          <w:p w14:paraId="4771B7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5.295</w:t>
            </w:r>
          </w:p>
        </w:tc>
        <w:tc>
          <w:tcPr>
            <w:tcW w:w="956" w:type="dxa"/>
            <w:tcBorders>
              <w:top w:val="nil"/>
              <w:left w:val="nil"/>
              <w:bottom w:val="nil"/>
              <w:right w:val="nil"/>
            </w:tcBorders>
            <w:shd w:val="clear" w:color="000000" w:fill="FFFFFF"/>
            <w:noWrap/>
            <w:vAlign w:val="bottom"/>
            <w:hideMark/>
          </w:tcPr>
          <w:p w14:paraId="709413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7BB33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2505F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31AFCBF4" w14:textId="77777777" w:rsidTr="0073265E">
        <w:trPr>
          <w:trHeight w:val="170"/>
        </w:trPr>
        <w:tc>
          <w:tcPr>
            <w:tcW w:w="960" w:type="dxa"/>
            <w:tcBorders>
              <w:top w:val="nil"/>
              <w:left w:val="nil"/>
              <w:bottom w:val="nil"/>
              <w:right w:val="nil"/>
            </w:tcBorders>
            <w:shd w:val="clear" w:color="000000" w:fill="FFFFFF"/>
            <w:noWrap/>
            <w:vAlign w:val="bottom"/>
            <w:hideMark/>
          </w:tcPr>
          <w:p w14:paraId="733B96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c>
          <w:tcPr>
            <w:tcW w:w="2254" w:type="dxa"/>
            <w:tcBorders>
              <w:top w:val="nil"/>
              <w:left w:val="nil"/>
              <w:bottom w:val="nil"/>
              <w:right w:val="nil"/>
            </w:tcBorders>
            <w:shd w:val="clear" w:color="000000" w:fill="FFFFFF"/>
            <w:noWrap/>
            <w:vAlign w:val="bottom"/>
            <w:hideMark/>
          </w:tcPr>
          <w:p w14:paraId="50197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Kazakhstan</w:t>
            </w:r>
          </w:p>
        </w:tc>
        <w:tc>
          <w:tcPr>
            <w:tcW w:w="1090" w:type="dxa"/>
            <w:tcBorders>
              <w:top w:val="nil"/>
              <w:left w:val="nil"/>
              <w:bottom w:val="nil"/>
              <w:right w:val="nil"/>
            </w:tcBorders>
            <w:shd w:val="clear" w:color="000000" w:fill="FFFFFF"/>
            <w:noWrap/>
            <w:vAlign w:val="bottom"/>
            <w:hideMark/>
          </w:tcPr>
          <w:p w14:paraId="7CB7FD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-1.556</w:t>
            </w:r>
          </w:p>
        </w:tc>
        <w:tc>
          <w:tcPr>
            <w:tcW w:w="1030" w:type="dxa"/>
            <w:tcBorders>
              <w:top w:val="nil"/>
              <w:left w:val="nil"/>
              <w:bottom w:val="nil"/>
              <w:right w:val="nil"/>
            </w:tcBorders>
            <w:shd w:val="clear" w:color="000000" w:fill="FFFFFF"/>
            <w:noWrap/>
            <w:vAlign w:val="bottom"/>
            <w:hideMark/>
          </w:tcPr>
          <w:p w14:paraId="3983D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4.891</w:t>
            </w:r>
          </w:p>
        </w:tc>
        <w:tc>
          <w:tcPr>
            <w:tcW w:w="1090" w:type="dxa"/>
            <w:tcBorders>
              <w:top w:val="nil"/>
              <w:left w:val="nil"/>
              <w:bottom w:val="nil"/>
              <w:right w:val="nil"/>
            </w:tcBorders>
            <w:shd w:val="clear" w:color="000000" w:fill="FFFFFF"/>
            <w:noWrap/>
            <w:vAlign w:val="bottom"/>
            <w:hideMark/>
          </w:tcPr>
          <w:p w14:paraId="12076D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-11.776</w:t>
            </w:r>
          </w:p>
        </w:tc>
        <w:tc>
          <w:tcPr>
            <w:tcW w:w="1090" w:type="dxa"/>
            <w:tcBorders>
              <w:top w:val="nil"/>
              <w:left w:val="nil"/>
              <w:bottom w:val="nil"/>
              <w:right w:val="nil"/>
            </w:tcBorders>
            <w:shd w:val="clear" w:color="000000" w:fill="FFFFFF"/>
            <w:noWrap/>
            <w:vAlign w:val="bottom"/>
            <w:hideMark/>
          </w:tcPr>
          <w:p w14:paraId="420BA5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11.858</w:t>
            </w:r>
          </w:p>
        </w:tc>
        <w:tc>
          <w:tcPr>
            <w:tcW w:w="956" w:type="dxa"/>
            <w:tcBorders>
              <w:top w:val="nil"/>
              <w:left w:val="nil"/>
              <w:bottom w:val="nil"/>
              <w:right w:val="nil"/>
            </w:tcBorders>
            <w:shd w:val="clear" w:color="000000" w:fill="FFFFFF"/>
            <w:noWrap/>
            <w:vAlign w:val="bottom"/>
            <w:hideMark/>
          </w:tcPr>
          <w:p w14:paraId="53CFF5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6BFAA0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8E419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13E9DABB" w14:textId="77777777" w:rsidTr="0073265E">
        <w:trPr>
          <w:trHeight w:val="170"/>
        </w:trPr>
        <w:tc>
          <w:tcPr>
            <w:tcW w:w="960" w:type="dxa"/>
            <w:tcBorders>
              <w:top w:val="nil"/>
              <w:left w:val="nil"/>
              <w:right w:val="nil"/>
            </w:tcBorders>
            <w:shd w:val="clear" w:color="000000" w:fill="FFFFFF"/>
            <w:noWrap/>
            <w:vAlign w:val="bottom"/>
            <w:hideMark/>
          </w:tcPr>
          <w:p w14:paraId="40301E5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w:t>
            </w:r>
          </w:p>
        </w:tc>
        <w:tc>
          <w:tcPr>
            <w:tcW w:w="2254" w:type="dxa"/>
            <w:tcBorders>
              <w:top w:val="nil"/>
              <w:left w:val="nil"/>
              <w:right w:val="nil"/>
            </w:tcBorders>
            <w:shd w:val="clear" w:color="000000" w:fill="FFFFFF"/>
            <w:noWrap/>
            <w:vAlign w:val="bottom"/>
            <w:hideMark/>
          </w:tcPr>
          <w:p w14:paraId="1107D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Korea  Rep.</w:t>
            </w:r>
          </w:p>
        </w:tc>
        <w:tc>
          <w:tcPr>
            <w:tcW w:w="1090" w:type="dxa"/>
            <w:tcBorders>
              <w:top w:val="nil"/>
              <w:left w:val="nil"/>
              <w:right w:val="nil"/>
            </w:tcBorders>
            <w:shd w:val="clear" w:color="000000" w:fill="FFFFFF"/>
            <w:noWrap/>
            <w:vAlign w:val="bottom"/>
            <w:hideMark/>
          </w:tcPr>
          <w:p w14:paraId="750E4B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0.972</w:t>
            </w:r>
          </w:p>
        </w:tc>
        <w:tc>
          <w:tcPr>
            <w:tcW w:w="1030" w:type="dxa"/>
            <w:tcBorders>
              <w:top w:val="nil"/>
              <w:left w:val="nil"/>
              <w:right w:val="nil"/>
            </w:tcBorders>
            <w:shd w:val="clear" w:color="000000" w:fill="FFFFFF"/>
            <w:noWrap/>
            <w:vAlign w:val="bottom"/>
            <w:hideMark/>
          </w:tcPr>
          <w:p w14:paraId="407C7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4.302</w:t>
            </w:r>
          </w:p>
        </w:tc>
        <w:tc>
          <w:tcPr>
            <w:tcW w:w="1090" w:type="dxa"/>
            <w:tcBorders>
              <w:top w:val="nil"/>
              <w:left w:val="nil"/>
              <w:right w:val="nil"/>
            </w:tcBorders>
            <w:shd w:val="clear" w:color="000000" w:fill="FFFFFF"/>
            <w:noWrap/>
            <w:vAlign w:val="bottom"/>
            <w:hideMark/>
          </w:tcPr>
          <w:p w14:paraId="01994F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-13.061</w:t>
            </w:r>
          </w:p>
        </w:tc>
        <w:tc>
          <w:tcPr>
            <w:tcW w:w="1090" w:type="dxa"/>
            <w:tcBorders>
              <w:top w:val="nil"/>
              <w:left w:val="nil"/>
              <w:right w:val="nil"/>
            </w:tcBorders>
            <w:shd w:val="clear" w:color="000000" w:fill="FFFFFF"/>
            <w:noWrap/>
            <w:vAlign w:val="bottom"/>
            <w:hideMark/>
          </w:tcPr>
          <w:p w14:paraId="71809E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15.225</w:t>
            </w:r>
          </w:p>
        </w:tc>
        <w:tc>
          <w:tcPr>
            <w:tcW w:w="956" w:type="dxa"/>
            <w:tcBorders>
              <w:top w:val="nil"/>
              <w:left w:val="nil"/>
              <w:right w:val="nil"/>
            </w:tcBorders>
            <w:shd w:val="clear" w:color="000000" w:fill="FFFFFF"/>
            <w:noWrap/>
            <w:vAlign w:val="bottom"/>
            <w:hideMark/>
          </w:tcPr>
          <w:p w14:paraId="6E549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right w:val="nil"/>
            </w:tcBorders>
            <w:shd w:val="clear" w:color="000000" w:fill="FFFFFF"/>
            <w:noWrap/>
            <w:vAlign w:val="bottom"/>
            <w:hideMark/>
          </w:tcPr>
          <w:p w14:paraId="3E5D3F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1A6446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7125E908" w14:textId="77777777" w:rsidTr="0073265E">
        <w:trPr>
          <w:trHeight w:val="170"/>
        </w:trPr>
        <w:tc>
          <w:tcPr>
            <w:tcW w:w="960" w:type="dxa"/>
            <w:tcBorders>
              <w:top w:val="nil"/>
              <w:left w:val="nil"/>
              <w:right w:val="nil"/>
            </w:tcBorders>
            <w:shd w:val="clear" w:color="000000" w:fill="FFFFFF"/>
            <w:noWrap/>
            <w:vAlign w:val="bottom"/>
            <w:hideMark/>
          </w:tcPr>
          <w:p w14:paraId="0D78FA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41</w:t>
            </w:r>
          </w:p>
        </w:tc>
        <w:tc>
          <w:tcPr>
            <w:tcW w:w="2254" w:type="dxa"/>
            <w:tcBorders>
              <w:top w:val="nil"/>
              <w:left w:val="nil"/>
              <w:right w:val="nil"/>
            </w:tcBorders>
            <w:shd w:val="clear" w:color="000000" w:fill="FFFFFF"/>
            <w:noWrap/>
            <w:vAlign w:val="bottom"/>
            <w:hideMark/>
          </w:tcPr>
          <w:p w14:paraId="753C12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Kyrgyz Republic</w:t>
            </w:r>
          </w:p>
        </w:tc>
        <w:tc>
          <w:tcPr>
            <w:tcW w:w="1090" w:type="dxa"/>
            <w:tcBorders>
              <w:top w:val="nil"/>
              <w:left w:val="nil"/>
              <w:right w:val="nil"/>
            </w:tcBorders>
            <w:shd w:val="clear" w:color="000000" w:fill="FFFFFF"/>
            <w:noWrap/>
            <w:vAlign w:val="bottom"/>
            <w:hideMark/>
          </w:tcPr>
          <w:p w14:paraId="1C921C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-9.721</w:t>
            </w:r>
          </w:p>
        </w:tc>
        <w:tc>
          <w:tcPr>
            <w:tcW w:w="1030" w:type="dxa"/>
            <w:tcBorders>
              <w:top w:val="nil"/>
              <w:left w:val="nil"/>
              <w:right w:val="nil"/>
            </w:tcBorders>
            <w:shd w:val="clear" w:color="000000" w:fill="FFFFFF"/>
            <w:noWrap/>
            <w:vAlign w:val="bottom"/>
            <w:hideMark/>
          </w:tcPr>
          <w:p w14:paraId="2C6766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8.924</w:t>
            </w:r>
          </w:p>
        </w:tc>
        <w:tc>
          <w:tcPr>
            <w:tcW w:w="1090" w:type="dxa"/>
            <w:tcBorders>
              <w:top w:val="nil"/>
              <w:left w:val="nil"/>
              <w:right w:val="nil"/>
            </w:tcBorders>
            <w:shd w:val="clear" w:color="000000" w:fill="FFFFFF"/>
            <w:noWrap/>
            <w:vAlign w:val="bottom"/>
            <w:hideMark/>
          </w:tcPr>
          <w:p w14:paraId="15D3EC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-34.828</w:t>
            </w:r>
          </w:p>
        </w:tc>
        <w:tc>
          <w:tcPr>
            <w:tcW w:w="1090" w:type="dxa"/>
            <w:tcBorders>
              <w:top w:val="nil"/>
              <w:left w:val="nil"/>
              <w:right w:val="nil"/>
            </w:tcBorders>
            <w:shd w:val="clear" w:color="000000" w:fill="FFFFFF"/>
            <w:noWrap/>
            <w:vAlign w:val="bottom"/>
            <w:hideMark/>
          </w:tcPr>
          <w:p w14:paraId="7E1D41D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16.061</w:t>
            </w:r>
          </w:p>
        </w:tc>
        <w:tc>
          <w:tcPr>
            <w:tcW w:w="956" w:type="dxa"/>
            <w:tcBorders>
              <w:top w:val="nil"/>
              <w:left w:val="nil"/>
              <w:right w:val="nil"/>
            </w:tcBorders>
            <w:shd w:val="clear" w:color="000000" w:fill="FFFFFF"/>
            <w:noWrap/>
            <w:vAlign w:val="bottom"/>
            <w:hideMark/>
          </w:tcPr>
          <w:p w14:paraId="437345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right w:val="nil"/>
            </w:tcBorders>
            <w:shd w:val="clear" w:color="000000" w:fill="FFFFFF"/>
            <w:noWrap/>
            <w:vAlign w:val="bottom"/>
            <w:hideMark/>
          </w:tcPr>
          <w:p w14:paraId="383EE1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right w:val="nil"/>
            </w:tcBorders>
            <w:shd w:val="clear" w:color="000000" w:fill="FFFFFF"/>
            <w:noWrap/>
            <w:vAlign w:val="bottom"/>
            <w:hideMark/>
          </w:tcPr>
          <w:p w14:paraId="5F5F96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5573037A" w14:textId="77777777" w:rsidTr="0073265E">
        <w:trPr>
          <w:trHeight w:val="170"/>
        </w:trPr>
        <w:tc>
          <w:tcPr>
            <w:tcW w:w="960" w:type="dxa"/>
            <w:tcBorders>
              <w:left w:val="nil"/>
              <w:right w:val="nil"/>
            </w:tcBorders>
            <w:shd w:val="clear" w:color="000000" w:fill="FFFFFF"/>
            <w:noWrap/>
            <w:vAlign w:val="bottom"/>
            <w:hideMark/>
          </w:tcPr>
          <w:p w14:paraId="5669D0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w:t>
            </w:r>
          </w:p>
        </w:tc>
        <w:tc>
          <w:tcPr>
            <w:tcW w:w="2254" w:type="dxa"/>
            <w:tcBorders>
              <w:left w:val="nil"/>
              <w:right w:val="nil"/>
            </w:tcBorders>
            <w:shd w:val="clear" w:color="000000" w:fill="FFFFFF"/>
            <w:noWrap/>
            <w:vAlign w:val="bottom"/>
            <w:hideMark/>
          </w:tcPr>
          <w:p w14:paraId="3460E9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Latvia</w:t>
            </w:r>
          </w:p>
        </w:tc>
        <w:tc>
          <w:tcPr>
            <w:tcW w:w="1090" w:type="dxa"/>
            <w:tcBorders>
              <w:left w:val="nil"/>
              <w:right w:val="nil"/>
            </w:tcBorders>
            <w:shd w:val="clear" w:color="000000" w:fill="FFFFFF"/>
            <w:noWrap/>
            <w:vAlign w:val="bottom"/>
            <w:hideMark/>
          </w:tcPr>
          <w:p w14:paraId="04F1A4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-3.745</w:t>
            </w:r>
          </w:p>
        </w:tc>
        <w:tc>
          <w:tcPr>
            <w:tcW w:w="1030" w:type="dxa"/>
            <w:tcBorders>
              <w:left w:val="nil"/>
              <w:right w:val="nil"/>
            </w:tcBorders>
            <w:shd w:val="clear" w:color="000000" w:fill="FFFFFF"/>
            <w:noWrap/>
            <w:vAlign w:val="bottom"/>
            <w:hideMark/>
          </w:tcPr>
          <w:p w14:paraId="4542CE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8.048</w:t>
            </w:r>
          </w:p>
        </w:tc>
        <w:tc>
          <w:tcPr>
            <w:tcW w:w="1090" w:type="dxa"/>
            <w:tcBorders>
              <w:left w:val="nil"/>
              <w:right w:val="nil"/>
            </w:tcBorders>
            <w:shd w:val="clear" w:color="000000" w:fill="FFFFFF"/>
            <w:noWrap/>
            <w:vAlign w:val="bottom"/>
            <w:hideMark/>
          </w:tcPr>
          <w:p w14:paraId="2EF6FD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-26.703</w:t>
            </w:r>
          </w:p>
        </w:tc>
        <w:tc>
          <w:tcPr>
            <w:tcW w:w="1090" w:type="dxa"/>
            <w:tcBorders>
              <w:left w:val="nil"/>
              <w:right w:val="nil"/>
            </w:tcBorders>
            <w:shd w:val="clear" w:color="000000" w:fill="FFFFFF"/>
            <w:noWrap/>
            <w:vAlign w:val="bottom"/>
            <w:hideMark/>
          </w:tcPr>
          <w:p w14:paraId="54579F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24.636</w:t>
            </w:r>
          </w:p>
        </w:tc>
        <w:tc>
          <w:tcPr>
            <w:tcW w:w="956" w:type="dxa"/>
            <w:tcBorders>
              <w:left w:val="nil"/>
              <w:right w:val="nil"/>
            </w:tcBorders>
            <w:shd w:val="clear" w:color="000000" w:fill="FFFFFF"/>
            <w:noWrap/>
            <w:vAlign w:val="bottom"/>
            <w:hideMark/>
          </w:tcPr>
          <w:p w14:paraId="409F92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right w:val="nil"/>
            </w:tcBorders>
            <w:shd w:val="clear" w:color="000000" w:fill="FFFFFF"/>
            <w:noWrap/>
            <w:vAlign w:val="bottom"/>
            <w:hideMark/>
          </w:tcPr>
          <w:p w14:paraId="44C244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right w:val="nil"/>
            </w:tcBorders>
            <w:shd w:val="clear" w:color="000000" w:fill="FFFFFF"/>
            <w:noWrap/>
            <w:vAlign w:val="bottom"/>
            <w:hideMark/>
          </w:tcPr>
          <w:p w14:paraId="6BDB41A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768AA1D" w14:textId="77777777" w:rsidTr="0073265E">
        <w:trPr>
          <w:trHeight w:val="170"/>
        </w:trPr>
        <w:tc>
          <w:tcPr>
            <w:tcW w:w="960" w:type="dxa"/>
            <w:tcBorders>
              <w:left w:val="nil"/>
              <w:bottom w:val="nil"/>
              <w:right w:val="nil"/>
            </w:tcBorders>
            <w:shd w:val="clear" w:color="000000" w:fill="FFFFFF"/>
            <w:noWrap/>
            <w:vAlign w:val="bottom"/>
            <w:hideMark/>
          </w:tcPr>
          <w:p w14:paraId="38594E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w:t>
            </w:r>
          </w:p>
        </w:tc>
        <w:tc>
          <w:tcPr>
            <w:tcW w:w="2254" w:type="dxa"/>
            <w:tcBorders>
              <w:left w:val="nil"/>
              <w:bottom w:val="nil"/>
              <w:right w:val="nil"/>
            </w:tcBorders>
            <w:shd w:val="clear" w:color="000000" w:fill="FFFFFF"/>
            <w:noWrap/>
            <w:vAlign w:val="bottom"/>
            <w:hideMark/>
          </w:tcPr>
          <w:p w14:paraId="552E86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Lithuania</w:t>
            </w:r>
          </w:p>
        </w:tc>
        <w:tc>
          <w:tcPr>
            <w:tcW w:w="1090" w:type="dxa"/>
            <w:tcBorders>
              <w:left w:val="nil"/>
              <w:bottom w:val="nil"/>
              <w:right w:val="nil"/>
            </w:tcBorders>
            <w:shd w:val="clear" w:color="000000" w:fill="FFFFFF"/>
            <w:noWrap/>
            <w:vAlign w:val="bottom"/>
            <w:hideMark/>
          </w:tcPr>
          <w:p w14:paraId="74E3D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-3.786</w:t>
            </w:r>
          </w:p>
        </w:tc>
        <w:tc>
          <w:tcPr>
            <w:tcW w:w="1030" w:type="dxa"/>
            <w:tcBorders>
              <w:left w:val="nil"/>
              <w:bottom w:val="nil"/>
              <w:right w:val="nil"/>
            </w:tcBorders>
            <w:shd w:val="clear" w:color="000000" w:fill="FFFFFF"/>
            <w:noWrap/>
            <w:vAlign w:val="bottom"/>
            <w:hideMark/>
          </w:tcPr>
          <w:p w14:paraId="63389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5.975</w:t>
            </w:r>
          </w:p>
        </w:tc>
        <w:tc>
          <w:tcPr>
            <w:tcW w:w="1090" w:type="dxa"/>
            <w:tcBorders>
              <w:left w:val="nil"/>
              <w:bottom w:val="nil"/>
              <w:right w:val="nil"/>
            </w:tcBorders>
            <w:shd w:val="clear" w:color="000000" w:fill="FFFFFF"/>
            <w:noWrap/>
            <w:vAlign w:val="bottom"/>
            <w:hideMark/>
          </w:tcPr>
          <w:p w14:paraId="0DBDC2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-18.548</w:t>
            </w:r>
          </w:p>
        </w:tc>
        <w:tc>
          <w:tcPr>
            <w:tcW w:w="1090" w:type="dxa"/>
            <w:tcBorders>
              <w:left w:val="nil"/>
              <w:bottom w:val="nil"/>
              <w:right w:val="nil"/>
            </w:tcBorders>
            <w:shd w:val="clear" w:color="000000" w:fill="FFFFFF"/>
            <w:noWrap/>
            <w:vAlign w:val="bottom"/>
            <w:hideMark/>
          </w:tcPr>
          <w:p w14:paraId="43D941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7.662</w:t>
            </w:r>
          </w:p>
        </w:tc>
        <w:tc>
          <w:tcPr>
            <w:tcW w:w="956" w:type="dxa"/>
            <w:tcBorders>
              <w:left w:val="nil"/>
              <w:bottom w:val="nil"/>
              <w:right w:val="nil"/>
            </w:tcBorders>
            <w:shd w:val="clear" w:color="000000" w:fill="FFFFFF"/>
            <w:noWrap/>
            <w:vAlign w:val="bottom"/>
            <w:hideMark/>
          </w:tcPr>
          <w:p w14:paraId="00A019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bottom w:val="nil"/>
              <w:right w:val="nil"/>
            </w:tcBorders>
            <w:shd w:val="clear" w:color="000000" w:fill="FFFFFF"/>
            <w:noWrap/>
            <w:vAlign w:val="bottom"/>
            <w:hideMark/>
          </w:tcPr>
          <w:p w14:paraId="19080E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bottom w:val="nil"/>
              <w:right w:val="nil"/>
            </w:tcBorders>
            <w:shd w:val="clear" w:color="000000" w:fill="FFFFFF"/>
            <w:noWrap/>
            <w:vAlign w:val="bottom"/>
            <w:hideMark/>
          </w:tcPr>
          <w:p w14:paraId="6525D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12DF6BE" w14:textId="77777777" w:rsidTr="0073265E">
        <w:trPr>
          <w:trHeight w:val="170"/>
        </w:trPr>
        <w:tc>
          <w:tcPr>
            <w:tcW w:w="960" w:type="dxa"/>
            <w:tcBorders>
              <w:top w:val="nil"/>
              <w:left w:val="nil"/>
              <w:bottom w:val="nil"/>
              <w:right w:val="nil"/>
            </w:tcBorders>
            <w:shd w:val="clear" w:color="000000" w:fill="FFFFFF"/>
            <w:noWrap/>
            <w:vAlign w:val="bottom"/>
            <w:hideMark/>
          </w:tcPr>
          <w:p w14:paraId="055305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w:t>
            </w:r>
          </w:p>
        </w:tc>
        <w:tc>
          <w:tcPr>
            <w:tcW w:w="2254" w:type="dxa"/>
            <w:tcBorders>
              <w:top w:val="nil"/>
              <w:left w:val="nil"/>
              <w:bottom w:val="nil"/>
              <w:right w:val="nil"/>
            </w:tcBorders>
            <w:shd w:val="clear" w:color="000000" w:fill="FFFFFF"/>
            <w:noWrap/>
            <w:vAlign w:val="bottom"/>
            <w:hideMark/>
          </w:tcPr>
          <w:p w14:paraId="5D081A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Luxembourg</w:t>
            </w:r>
          </w:p>
        </w:tc>
        <w:tc>
          <w:tcPr>
            <w:tcW w:w="1090" w:type="dxa"/>
            <w:tcBorders>
              <w:top w:val="nil"/>
              <w:left w:val="nil"/>
              <w:bottom w:val="nil"/>
              <w:right w:val="nil"/>
            </w:tcBorders>
            <w:shd w:val="clear" w:color="000000" w:fill="FFFFFF"/>
            <w:noWrap/>
            <w:vAlign w:val="bottom"/>
            <w:hideMark/>
          </w:tcPr>
          <w:p w14:paraId="1AFE05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7.669</w:t>
            </w:r>
          </w:p>
        </w:tc>
        <w:tc>
          <w:tcPr>
            <w:tcW w:w="1030" w:type="dxa"/>
            <w:tcBorders>
              <w:top w:val="nil"/>
              <w:left w:val="nil"/>
              <w:bottom w:val="nil"/>
              <w:right w:val="nil"/>
            </w:tcBorders>
            <w:shd w:val="clear" w:color="000000" w:fill="FFFFFF"/>
            <w:noWrap/>
            <w:vAlign w:val="bottom"/>
            <w:hideMark/>
          </w:tcPr>
          <w:p w14:paraId="1E1ABF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7.299</w:t>
            </w:r>
          </w:p>
        </w:tc>
        <w:tc>
          <w:tcPr>
            <w:tcW w:w="1090" w:type="dxa"/>
            <w:tcBorders>
              <w:top w:val="nil"/>
              <w:left w:val="nil"/>
              <w:bottom w:val="nil"/>
              <w:right w:val="nil"/>
            </w:tcBorders>
            <w:shd w:val="clear" w:color="000000" w:fill="FFFFFF"/>
            <w:noWrap/>
            <w:vAlign w:val="bottom"/>
            <w:hideMark/>
          </w:tcPr>
          <w:p w14:paraId="034118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-14.452</w:t>
            </w:r>
          </w:p>
        </w:tc>
        <w:tc>
          <w:tcPr>
            <w:tcW w:w="1090" w:type="dxa"/>
            <w:tcBorders>
              <w:top w:val="nil"/>
              <w:left w:val="nil"/>
              <w:bottom w:val="nil"/>
              <w:right w:val="nil"/>
            </w:tcBorders>
            <w:shd w:val="clear" w:color="000000" w:fill="FFFFFF"/>
            <w:noWrap/>
            <w:vAlign w:val="bottom"/>
            <w:hideMark/>
          </w:tcPr>
          <w:p w14:paraId="73588B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37.352</w:t>
            </w:r>
          </w:p>
        </w:tc>
        <w:tc>
          <w:tcPr>
            <w:tcW w:w="956" w:type="dxa"/>
            <w:tcBorders>
              <w:top w:val="nil"/>
              <w:left w:val="nil"/>
              <w:bottom w:val="nil"/>
              <w:right w:val="nil"/>
            </w:tcBorders>
            <w:shd w:val="clear" w:color="000000" w:fill="FFFFFF"/>
            <w:noWrap/>
            <w:vAlign w:val="bottom"/>
            <w:hideMark/>
          </w:tcPr>
          <w:p w14:paraId="26EAC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82D9F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9565C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42340AB3" w14:textId="77777777" w:rsidTr="0073265E">
        <w:trPr>
          <w:trHeight w:val="170"/>
        </w:trPr>
        <w:tc>
          <w:tcPr>
            <w:tcW w:w="960" w:type="dxa"/>
            <w:tcBorders>
              <w:top w:val="nil"/>
              <w:left w:val="nil"/>
              <w:bottom w:val="nil"/>
              <w:right w:val="nil"/>
            </w:tcBorders>
            <w:shd w:val="clear" w:color="000000" w:fill="FFFFFF"/>
            <w:noWrap/>
            <w:vAlign w:val="bottom"/>
            <w:hideMark/>
          </w:tcPr>
          <w:p w14:paraId="0B5FC3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w:t>
            </w:r>
          </w:p>
        </w:tc>
        <w:tc>
          <w:tcPr>
            <w:tcW w:w="2254" w:type="dxa"/>
            <w:tcBorders>
              <w:top w:val="nil"/>
              <w:left w:val="nil"/>
              <w:bottom w:val="nil"/>
              <w:right w:val="nil"/>
            </w:tcBorders>
            <w:shd w:val="clear" w:color="000000" w:fill="FFFFFF"/>
            <w:noWrap/>
            <w:vAlign w:val="bottom"/>
            <w:hideMark/>
          </w:tcPr>
          <w:p w14:paraId="73CB60AE" w14:textId="6C3CD260"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Macedonia  FYR</w:t>
            </w:r>
          </w:p>
        </w:tc>
        <w:tc>
          <w:tcPr>
            <w:tcW w:w="1090" w:type="dxa"/>
            <w:tcBorders>
              <w:top w:val="nil"/>
              <w:left w:val="nil"/>
              <w:bottom w:val="nil"/>
              <w:right w:val="nil"/>
            </w:tcBorders>
            <w:shd w:val="clear" w:color="000000" w:fill="FFFFFF"/>
            <w:noWrap/>
            <w:vAlign w:val="bottom"/>
            <w:hideMark/>
          </w:tcPr>
          <w:p w14:paraId="5C48D6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-2.105</w:t>
            </w:r>
          </w:p>
        </w:tc>
        <w:tc>
          <w:tcPr>
            <w:tcW w:w="1030" w:type="dxa"/>
            <w:tcBorders>
              <w:top w:val="nil"/>
              <w:left w:val="nil"/>
              <w:bottom w:val="nil"/>
              <w:right w:val="nil"/>
            </w:tcBorders>
            <w:shd w:val="clear" w:color="000000" w:fill="FFFFFF"/>
            <w:noWrap/>
            <w:vAlign w:val="bottom"/>
            <w:hideMark/>
          </w:tcPr>
          <w:p w14:paraId="715C4D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3.009</w:t>
            </w:r>
          </w:p>
        </w:tc>
        <w:tc>
          <w:tcPr>
            <w:tcW w:w="1090" w:type="dxa"/>
            <w:tcBorders>
              <w:top w:val="nil"/>
              <w:left w:val="nil"/>
              <w:bottom w:val="nil"/>
              <w:right w:val="nil"/>
            </w:tcBorders>
            <w:shd w:val="clear" w:color="000000" w:fill="FFFFFF"/>
            <w:noWrap/>
            <w:vAlign w:val="bottom"/>
            <w:hideMark/>
          </w:tcPr>
          <w:p w14:paraId="7D076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-10.903</w:t>
            </w:r>
          </w:p>
        </w:tc>
        <w:tc>
          <w:tcPr>
            <w:tcW w:w="1090" w:type="dxa"/>
            <w:tcBorders>
              <w:top w:val="nil"/>
              <w:left w:val="nil"/>
              <w:bottom w:val="nil"/>
              <w:right w:val="nil"/>
            </w:tcBorders>
            <w:shd w:val="clear" w:color="000000" w:fill="FFFFFF"/>
            <w:noWrap/>
            <w:vAlign w:val="bottom"/>
            <w:hideMark/>
          </w:tcPr>
          <w:p w14:paraId="20EB02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5.104</w:t>
            </w:r>
          </w:p>
        </w:tc>
        <w:tc>
          <w:tcPr>
            <w:tcW w:w="956" w:type="dxa"/>
            <w:tcBorders>
              <w:top w:val="nil"/>
              <w:left w:val="nil"/>
              <w:bottom w:val="nil"/>
              <w:right w:val="nil"/>
            </w:tcBorders>
            <w:shd w:val="clear" w:color="000000" w:fill="FFFFFF"/>
            <w:noWrap/>
            <w:vAlign w:val="bottom"/>
            <w:hideMark/>
          </w:tcPr>
          <w:p w14:paraId="72CD296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2011-Q1</w:t>
            </w:r>
          </w:p>
        </w:tc>
        <w:tc>
          <w:tcPr>
            <w:tcW w:w="956" w:type="dxa"/>
            <w:tcBorders>
              <w:top w:val="nil"/>
              <w:left w:val="nil"/>
              <w:bottom w:val="nil"/>
              <w:right w:val="nil"/>
            </w:tcBorders>
            <w:shd w:val="clear" w:color="000000" w:fill="FFFFFF"/>
            <w:noWrap/>
            <w:vAlign w:val="bottom"/>
            <w:hideMark/>
          </w:tcPr>
          <w:p w14:paraId="43B9E9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E4182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r>
      <w:tr w:rsidR="00AE739C" w:rsidRPr="00935EAC" w14:paraId="19F2283E" w14:textId="77777777" w:rsidTr="0073265E">
        <w:trPr>
          <w:trHeight w:val="170"/>
        </w:trPr>
        <w:tc>
          <w:tcPr>
            <w:tcW w:w="960" w:type="dxa"/>
            <w:tcBorders>
              <w:top w:val="nil"/>
              <w:left w:val="nil"/>
              <w:bottom w:val="nil"/>
              <w:right w:val="nil"/>
            </w:tcBorders>
            <w:shd w:val="clear" w:color="000000" w:fill="FFFFFF"/>
            <w:noWrap/>
            <w:vAlign w:val="bottom"/>
            <w:hideMark/>
          </w:tcPr>
          <w:p w14:paraId="618B3C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w:t>
            </w:r>
          </w:p>
        </w:tc>
        <w:tc>
          <w:tcPr>
            <w:tcW w:w="2254" w:type="dxa"/>
            <w:tcBorders>
              <w:top w:val="nil"/>
              <w:left w:val="nil"/>
              <w:bottom w:val="nil"/>
              <w:right w:val="nil"/>
            </w:tcBorders>
            <w:shd w:val="clear" w:color="000000" w:fill="FFFFFF"/>
            <w:noWrap/>
            <w:vAlign w:val="bottom"/>
            <w:hideMark/>
          </w:tcPr>
          <w:p w14:paraId="35A5CB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Malaysia</w:t>
            </w:r>
          </w:p>
        </w:tc>
        <w:tc>
          <w:tcPr>
            <w:tcW w:w="1090" w:type="dxa"/>
            <w:tcBorders>
              <w:top w:val="nil"/>
              <w:left w:val="nil"/>
              <w:bottom w:val="nil"/>
              <w:right w:val="nil"/>
            </w:tcBorders>
            <w:shd w:val="clear" w:color="000000" w:fill="FFFFFF"/>
            <w:noWrap/>
            <w:vAlign w:val="bottom"/>
            <w:hideMark/>
          </w:tcPr>
          <w:p w14:paraId="348145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9.135</w:t>
            </w:r>
          </w:p>
        </w:tc>
        <w:tc>
          <w:tcPr>
            <w:tcW w:w="1030" w:type="dxa"/>
            <w:tcBorders>
              <w:top w:val="nil"/>
              <w:left w:val="nil"/>
              <w:bottom w:val="nil"/>
              <w:right w:val="nil"/>
            </w:tcBorders>
            <w:shd w:val="clear" w:color="000000" w:fill="FFFFFF"/>
            <w:noWrap/>
            <w:vAlign w:val="bottom"/>
            <w:hideMark/>
          </w:tcPr>
          <w:p w14:paraId="5E5964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67F6CA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1.653</w:t>
            </w:r>
          </w:p>
        </w:tc>
        <w:tc>
          <w:tcPr>
            <w:tcW w:w="1090" w:type="dxa"/>
            <w:tcBorders>
              <w:top w:val="nil"/>
              <w:left w:val="nil"/>
              <w:bottom w:val="nil"/>
              <w:right w:val="nil"/>
            </w:tcBorders>
            <w:shd w:val="clear" w:color="000000" w:fill="FFFFFF"/>
            <w:noWrap/>
            <w:vAlign w:val="bottom"/>
            <w:hideMark/>
          </w:tcPr>
          <w:p w14:paraId="0177C1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19.652</w:t>
            </w:r>
          </w:p>
        </w:tc>
        <w:tc>
          <w:tcPr>
            <w:tcW w:w="956" w:type="dxa"/>
            <w:tcBorders>
              <w:top w:val="nil"/>
              <w:left w:val="nil"/>
              <w:bottom w:val="nil"/>
              <w:right w:val="nil"/>
            </w:tcBorders>
            <w:shd w:val="clear" w:color="000000" w:fill="FFFFFF"/>
            <w:noWrap/>
            <w:vAlign w:val="bottom"/>
            <w:hideMark/>
          </w:tcPr>
          <w:p w14:paraId="6A3A76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5FE2B0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168F7E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4510380B" w14:textId="77777777" w:rsidTr="0073265E">
        <w:trPr>
          <w:trHeight w:val="170"/>
        </w:trPr>
        <w:tc>
          <w:tcPr>
            <w:tcW w:w="960" w:type="dxa"/>
            <w:tcBorders>
              <w:top w:val="nil"/>
              <w:left w:val="nil"/>
              <w:bottom w:val="nil"/>
              <w:right w:val="nil"/>
            </w:tcBorders>
            <w:shd w:val="clear" w:color="000000" w:fill="FFFFFF"/>
            <w:noWrap/>
            <w:vAlign w:val="bottom"/>
            <w:hideMark/>
          </w:tcPr>
          <w:p w14:paraId="79FE83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c>
          <w:tcPr>
            <w:tcW w:w="2254" w:type="dxa"/>
            <w:tcBorders>
              <w:top w:val="nil"/>
              <w:left w:val="nil"/>
              <w:bottom w:val="nil"/>
              <w:right w:val="nil"/>
            </w:tcBorders>
            <w:shd w:val="clear" w:color="000000" w:fill="FFFFFF"/>
            <w:noWrap/>
            <w:vAlign w:val="bottom"/>
            <w:hideMark/>
          </w:tcPr>
          <w:p w14:paraId="340E63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Malta</w:t>
            </w:r>
          </w:p>
        </w:tc>
        <w:tc>
          <w:tcPr>
            <w:tcW w:w="1090" w:type="dxa"/>
            <w:tcBorders>
              <w:top w:val="nil"/>
              <w:left w:val="nil"/>
              <w:bottom w:val="nil"/>
              <w:right w:val="nil"/>
            </w:tcBorders>
            <w:shd w:val="clear" w:color="000000" w:fill="FFFFFF"/>
            <w:noWrap/>
            <w:vAlign w:val="bottom"/>
            <w:hideMark/>
          </w:tcPr>
          <w:p w14:paraId="2712F0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2.433</w:t>
            </w:r>
          </w:p>
        </w:tc>
        <w:tc>
          <w:tcPr>
            <w:tcW w:w="1030" w:type="dxa"/>
            <w:tcBorders>
              <w:top w:val="nil"/>
              <w:left w:val="nil"/>
              <w:bottom w:val="nil"/>
              <w:right w:val="nil"/>
            </w:tcBorders>
            <w:shd w:val="clear" w:color="000000" w:fill="FFFFFF"/>
            <w:noWrap/>
            <w:vAlign w:val="bottom"/>
            <w:hideMark/>
          </w:tcPr>
          <w:p w14:paraId="1C9B03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8.867</w:t>
            </w:r>
          </w:p>
        </w:tc>
        <w:tc>
          <w:tcPr>
            <w:tcW w:w="1090" w:type="dxa"/>
            <w:tcBorders>
              <w:top w:val="nil"/>
              <w:left w:val="nil"/>
              <w:bottom w:val="nil"/>
              <w:right w:val="nil"/>
            </w:tcBorders>
            <w:shd w:val="clear" w:color="000000" w:fill="FFFFFF"/>
            <w:noWrap/>
            <w:vAlign w:val="bottom"/>
            <w:hideMark/>
          </w:tcPr>
          <w:p w14:paraId="01D60A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-13.832</w:t>
            </w:r>
          </w:p>
        </w:tc>
        <w:tc>
          <w:tcPr>
            <w:tcW w:w="1090" w:type="dxa"/>
            <w:tcBorders>
              <w:top w:val="nil"/>
              <w:left w:val="nil"/>
              <w:bottom w:val="nil"/>
              <w:right w:val="nil"/>
            </w:tcBorders>
            <w:shd w:val="clear" w:color="000000" w:fill="FFFFFF"/>
            <w:noWrap/>
            <w:vAlign w:val="bottom"/>
            <w:hideMark/>
          </w:tcPr>
          <w:p w14:paraId="0B5039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22.178</w:t>
            </w:r>
          </w:p>
        </w:tc>
        <w:tc>
          <w:tcPr>
            <w:tcW w:w="956" w:type="dxa"/>
            <w:tcBorders>
              <w:top w:val="nil"/>
              <w:left w:val="nil"/>
              <w:bottom w:val="nil"/>
              <w:right w:val="nil"/>
            </w:tcBorders>
            <w:shd w:val="clear" w:color="000000" w:fill="FFFFFF"/>
            <w:noWrap/>
            <w:vAlign w:val="bottom"/>
            <w:hideMark/>
          </w:tcPr>
          <w:p w14:paraId="1FABB0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18AB94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97413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54DDD917" w14:textId="77777777" w:rsidTr="0073265E">
        <w:trPr>
          <w:trHeight w:val="170"/>
        </w:trPr>
        <w:tc>
          <w:tcPr>
            <w:tcW w:w="960" w:type="dxa"/>
            <w:tcBorders>
              <w:top w:val="nil"/>
              <w:left w:val="nil"/>
              <w:bottom w:val="nil"/>
              <w:right w:val="nil"/>
            </w:tcBorders>
            <w:shd w:val="clear" w:color="000000" w:fill="FFFFFF"/>
            <w:noWrap/>
            <w:vAlign w:val="bottom"/>
            <w:hideMark/>
          </w:tcPr>
          <w:p w14:paraId="1A42D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w:t>
            </w:r>
          </w:p>
        </w:tc>
        <w:tc>
          <w:tcPr>
            <w:tcW w:w="2254" w:type="dxa"/>
            <w:tcBorders>
              <w:top w:val="nil"/>
              <w:left w:val="nil"/>
              <w:bottom w:val="nil"/>
              <w:right w:val="nil"/>
            </w:tcBorders>
            <w:shd w:val="clear" w:color="000000" w:fill="FFFFFF"/>
            <w:noWrap/>
            <w:vAlign w:val="bottom"/>
            <w:hideMark/>
          </w:tcPr>
          <w:p w14:paraId="10551A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Mauritius</w:t>
            </w:r>
          </w:p>
        </w:tc>
        <w:tc>
          <w:tcPr>
            <w:tcW w:w="1090" w:type="dxa"/>
            <w:tcBorders>
              <w:top w:val="nil"/>
              <w:left w:val="nil"/>
              <w:bottom w:val="nil"/>
              <w:right w:val="nil"/>
            </w:tcBorders>
            <w:shd w:val="clear" w:color="000000" w:fill="FFFFFF"/>
            <w:noWrap/>
            <w:vAlign w:val="bottom"/>
            <w:hideMark/>
          </w:tcPr>
          <w:p w14:paraId="2BE32E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-4.426</w:t>
            </w:r>
          </w:p>
        </w:tc>
        <w:tc>
          <w:tcPr>
            <w:tcW w:w="1030" w:type="dxa"/>
            <w:tcBorders>
              <w:top w:val="nil"/>
              <w:left w:val="nil"/>
              <w:bottom w:val="nil"/>
              <w:right w:val="nil"/>
            </w:tcBorders>
            <w:shd w:val="clear" w:color="000000" w:fill="FFFFFF"/>
            <w:noWrap/>
            <w:vAlign w:val="bottom"/>
            <w:hideMark/>
          </w:tcPr>
          <w:p w14:paraId="458CDC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5.031</w:t>
            </w:r>
          </w:p>
        </w:tc>
        <w:tc>
          <w:tcPr>
            <w:tcW w:w="1090" w:type="dxa"/>
            <w:tcBorders>
              <w:top w:val="nil"/>
              <w:left w:val="nil"/>
              <w:bottom w:val="nil"/>
              <w:right w:val="nil"/>
            </w:tcBorders>
            <w:shd w:val="clear" w:color="000000" w:fill="FFFFFF"/>
            <w:noWrap/>
            <w:vAlign w:val="bottom"/>
            <w:hideMark/>
          </w:tcPr>
          <w:p w14:paraId="4805F4E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-16.175</w:t>
            </w:r>
          </w:p>
        </w:tc>
        <w:tc>
          <w:tcPr>
            <w:tcW w:w="1090" w:type="dxa"/>
            <w:tcBorders>
              <w:top w:val="nil"/>
              <w:left w:val="nil"/>
              <w:bottom w:val="nil"/>
              <w:right w:val="nil"/>
            </w:tcBorders>
            <w:shd w:val="clear" w:color="000000" w:fill="FFFFFF"/>
            <w:noWrap/>
            <w:vAlign w:val="bottom"/>
            <w:hideMark/>
          </w:tcPr>
          <w:p w14:paraId="27902C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8.131</w:t>
            </w:r>
          </w:p>
        </w:tc>
        <w:tc>
          <w:tcPr>
            <w:tcW w:w="956" w:type="dxa"/>
            <w:tcBorders>
              <w:top w:val="nil"/>
              <w:left w:val="nil"/>
              <w:bottom w:val="nil"/>
              <w:right w:val="nil"/>
            </w:tcBorders>
            <w:shd w:val="clear" w:color="000000" w:fill="FFFFFF"/>
            <w:noWrap/>
            <w:vAlign w:val="bottom"/>
            <w:hideMark/>
          </w:tcPr>
          <w:p w14:paraId="6119AF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316750A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638DE0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w:t>
            </w:r>
          </w:p>
        </w:tc>
      </w:tr>
      <w:tr w:rsidR="00AE739C" w:rsidRPr="00935EAC" w14:paraId="73656745" w14:textId="77777777" w:rsidTr="0073265E">
        <w:trPr>
          <w:trHeight w:val="170"/>
        </w:trPr>
        <w:tc>
          <w:tcPr>
            <w:tcW w:w="960" w:type="dxa"/>
            <w:tcBorders>
              <w:top w:val="nil"/>
              <w:left w:val="nil"/>
              <w:bottom w:val="nil"/>
              <w:right w:val="nil"/>
            </w:tcBorders>
            <w:shd w:val="clear" w:color="000000" w:fill="FFFFFF"/>
            <w:noWrap/>
            <w:vAlign w:val="bottom"/>
            <w:hideMark/>
          </w:tcPr>
          <w:p w14:paraId="5DDE30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w:t>
            </w:r>
          </w:p>
        </w:tc>
        <w:tc>
          <w:tcPr>
            <w:tcW w:w="2254" w:type="dxa"/>
            <w:tcBorders>
              <w:top w:val="nil"/>
              <w:left w:val="nil"/>
              <w:bottom w:val="nil"/>
              <w:right w:val="nil"/>
            </w:tcBorders>
            <w:shd w:val="clear" w:color="000000" w:fill="FFFFFF"/>
            <w:noWrap/>
            <w:vAlign w:val="bottom"/>
            <w:hideMark/>
          </w:tcPr>
          <w:p w14:paraId="300231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Mexico</w:t>
            </w:r>
          </w:p>
        </w:tc>
        <w:tc>
          <w:tcPr>
            <w:tcW w:w="1090" w:type="dxa"/>
            <w:tcBorders>
              <w:top w:val="nil"/>
              <w:left w:val="nil"/>
              <w:bottom w:val="nil"/>
              <w:right w:val="nil"/>
            </w:tcBorders>
            <w:shd w:val="clear" w:color="000000" w:fill="FFFFFF"/>
            <w:noWrap/>
            <w:vAlign w:val="bottom"/>
            <w:hideMark/>
          </w:tcPr>
          <w:p w14:paraId="5F4290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-1.587</w:t>
            </w:r>
          </w:p>
        </w:tc>
        <w:tc>
          <w:tcPr>
            <w:tcW w:w="1030" w:type="dxa"/>
            <w:tcBorders>
              <w:top w:val="nil"/>
              <w:left w:val="nil"/>
              <w:bottom w:val="nil"/>
              <w:right w:val="nil"/>
            </w:tcBorders>
            <w:shd w:val="clear" w:color="000000" w:fill="FFFFFF"/>
            <w:noWrap/>
            <w:vAlign w:val="bottom"/>
            <w:hideMark/>
          </w:tcPr>
          <w:p w14:paraId="17AA1B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2.225</w:t>
            </w:r>
          </w:p>
        </w:tc>
        <w:tc>
          <w:tcPr>
            <w:tcW w:w="1090" w:type="dxa"/>
            <w:tcBorders>
              <w:top w:val="nil"/>
              <w:left w:val="nil"/>
              <w:bottom w:val="nil"/>
              <w:right w:val="nil"/>
            </w:tcBorders>
            <w:shd w:val="clear" w:color="000000" w:fill="FFFFFF"/>
            <w:noWrap/>
            <w:vAlign w:val="bottom"/>
            <w:hideMark/>
          </w:tcPr>
          <w:p w14:paraId="73F78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-8.641</w:t>
            </w:r>
          </w:p>
        </w:tc>
        <w:tc>
          <w:tcPr>
            <w:tcW w:w="1090" w:type="dxa"/>
            <w:tcBorders>
              <w:top w:val="nil"/>
              <w:left w:val="nil"/>
              <w:bottom w:val="nil"/>
              <w:right w:val="nil"/>
            </w:tcBorders>
            <w:shd w:val="clear" w:color="000000" w:fill="FFFFFF"/>
            <w:noWrap/>
            <w:vAlign w:val="bottom"/>
            <w:hideMark/>
          </w:tcPr>
          <w:p w14:paraId="7973C4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5.913</w:t>
            </w:r>
          </w:p>
        </w:tc>
        <w:tc>
          <w:tcPr>
            <w:tcW w:w="956" w:type="dxa"/>
            <w:tcBorders>
              <w:top w:val="nil"/>
              <w:left w:val="nil"/>
              <w:bottom w:val="nil"/>
              <w:right w:val="nil"/>
            </w:tcBorders>
            <w:shd w:val="clear" w:color="000000" w:fill="FFFFFF"/>
            <w:noWrap/>
            <w:vAlign w:val="bottom"/>
            <w:hideMark/>
          </w:tcPr>
          <w:p w14:paraId="695306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312994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32C3E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w:t>
            </w:r>
          </w:p>
        </w:tc>
      </w:tr>
      <w:tr w:rsidR="00AE739C" w:rsidRPr="00935EAC" w14:paraId="3B991756" w14:textId="77777777" w:rsidTr="0073265E">
        <w:trPr>
          <w:trHeight w:val="170"/>
        </w:trPr>
        <w:tc>
          <w:tcPr>
            <w:tcW w:w="960" w:type="dxa"/>
            <w:tcBorders>
              <w:top w:val="nil"/>
              <w:left w:val="nil"/>
              <w:bottom w:val="nil"/>
              <w:right w:val="nil"/>
            </w:tcBorders>
            <w:shd w:val="clear" w:color="000000" w:fill="FFFFFF"/>
            <w:noWrap/>
            <w:vAlign w:val="bottom"/>
            <w:hideMark/>
          </w:tcPr>
          <w:p w14:paraId="1437AE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w:t>
            </w:r>
          </w:p>
        </w:tc>
        <w:tc>
          <w:tcPr>
            <w:tcW w:w="2254" w:type="dxa"/>
            <w:tcBorders>
              <w:top w:val="nil"/>
              <w:left w:val="nil"/>
              <w:bottom w:val="nil"/>
              <w:right w:val="nil"/>
            </w:tcBorders>
            <w:shd w:val="clear" w:color="000000" w:fill="FFFFFF"/>
            <w:noWrap/>
            <w:vAlign w:val="bottom"/>
            <w:hideMark/>
          </w:tcPr>
          <w:p w14:paraId="3730A4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Moldova</w:t>
            </w:r>
          </w:p>
        </w:tc>
        <w:tc>
          <w:tcPr>
            <w:tcW w:w="1090" w:type="dxa"/>
            <w:tcBorders>
              <w:top w:val="nil"/>
              <w:left w:val="nil"/>
              <w:bottom w:val="nil"/>
              <w:right w:val="nil"/>
            </w:tcBorders>
            <w:shd w:val="clear" w:color="000000" w:fill="FFFFFF"/>
            <w:noWrap/>
            <w:vAlign w:val="bottom"/>
            <w:hideMark/>
          </w:tcPr>
          <w:p w14:paraId="602D3C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-9.026</w:t>
            </w:r>
          </w:p>
        </w:tc>
        <w:tc>
          <w:tcPr>
            <w:tcW w:w="1030" w:type="dxa"/>
            <w:tcBorders>
              <w:top w:val="nil"/>
              <w:left w:val="nil"/>
              <w:bottom w:val="nil"/>
              <w:right w:val="nil"/>
            </w:tcBorders>
            <w:shd w:val="clear" w:color="000000" w:fill="FFFFFF"/>
            <w:noWrap/>
            <w:vAlign w:val="bottom"/>
            <w:hideMark/>
          </w:tcPr>
          <w:p w14:paraId="4282899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4E669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-23.111</w:t>
            </w:r>
          </w:p>
        </w:tc>
        <w:tc>
          <w:tcPr>
            <w:tcW w:w="1090" w:type="dxa"/>
            <w:tcBorders>
              <w:top w:val="nil"/>
              <w:left w:val="nil"/>
              <w:bottom w:val="nil"/>
              <w:right w:val="nil"/>
            </w:tcBorders>
            <w:shd w:val="clear" w:color="000000" w:fill="FFFFFF"/>
            <w:noWrap/>
            <w:vAlign w:val="bottom"/>
            <w:hideMark/>
          </w:tcPr>
          <w:p w14:paraId="367CBE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2.339</w:t>
            </w:r>
          </w:p>
        </w:tc>
        <w:tc>
          <w:tcPr>
            <w:tcW w:w="956" w:type="dxa"/>
            <w:tcBorders>
              <w:top w:val="nil"/>
              <w:left w:val="nil"/>
              <w:bottom w:val="nil"/>
              <w:right w:val="nil"/>
            </w:tcBorders>
            <w:shd w:val="clear" w:color="000000" w:fill="FFFFFF"/>
            <w:noWrap/>
            <w:vAlign w:val="bottom"/>
            <w:hideMark/>
          </w:tcPr>
          <w:p w14:paraId="6AA4A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49DBC1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E9314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0F8AB6CA" w14:textId="77777777" w:rsidTr="0073265E">
        <w:trPr>
          <w:trHeight w:val="170"/>
        </w:trPr>
        <w:tc>
          <w:tcPr>
            <w:tcW w:w="960" w:type="dxa"/>
            <w:tcBorders>
              <w:top w:val="nil"/>
              <w:left w:val="nil"/>
              <w:bottom w:val="nil"/>
              <w:right w:val="nil"/>
            </w:tcBorders>
            <w:shd w:val="clear" w:color="000000" w:fill="FFFFFF"/>
            <w:noWrap/>
            <w:vAlign w:val="bottom"/>
            <w:hideMark/>
          </w:tcPr>
          <w:p w14:paraId="7B2107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w:t>
            </w:r>
          </w:p>
        </w:tc>
        <w:tc>
          <w:tcPr>
            <w:tcW w:w="2254" w:type="dxa"/>
            <w:tcBorders>
              <w:top w:val="nil"/>
              <w:left w:val="nil"/>
              <w:bottom w:val="nil"/>
              <w:right w:val="nil"/>
            </w:tcBorders>
            <w:shd w:val="clear" w:color="000000" w:fill="FFFFFF"/>
            <w:noWrap/>
            <w:vAlign w:val="bottom"/>
            <w:hideMark/>
          </w:tcPr>
          <w:p w14:paraId="3D2A6B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Montenegro</w:t>
            </w:r>
          </w:p>
        </w:tc>
        <w:tc>
          <w:tcPr>
            <w:tcW w:w="1090" w:type="dxa"/>
            <w:tcBorders>
              <w:top w:val="nil"/>
              <w:left w:val="nil"/>
              <w:bottom w:val="nil"/>
              <w:right w:val="nil"/>
            </w:tcBorders>
            <w:shd w:val="clear" w:color="000000" w:fill="FFFFFF"/>
            <w:noWrap/>
            <w:vAlign w:val="bottom"/>
            <w:hideMark/>
          </w:tcPr>
          <w:p w14:paraId="1F798C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-17.617</w:t>
            </w:r>
          </w:p>
        </w:tc>
        <w:tc>
          <w:tcPr>
            <w:tcW w:w="1030" w:type="dxa"/>
            <w:tcBorders>
              <w:top w:val="nil"/>
              <w:left w:val="nil"/>
              <w:bottom w:val="nil"/>
              <w:right w:val="nil"/>
            </w:tcBorders>
            <w:shd w:val="clear" w:color="000000" w:fill="FFFFFF"/>
            <w:noWrap/>
            <w:vAlign w:val="bottom"/>
            <w:hideMark/>
          </w:tcPr>
          <w:p w14:paraId="1513BF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5.164</w:t>
            </w:r>
          </w:p>
        </w:tc>
        <w:tc>
          <w:tcPr>
            <w:tcW w:w="1090" w:type="dxa"/>
            <w:tcBorders>
              <w:top w:val="nil"/>
              <w:left w:val="nil"/>
              <w:bottom w:val="nil"/>
              <w:right w:val="nil"/>
            </w:tcBorders>
            <w:shd w:val="clear" w:color="000000" w:fill="FFFFFF"/>
            <w:noWrap/>
            <w:vAlign w:val="bottom"/>
            <w:hideMark/>
          </w:tcPr>
          <w:p w14:paraId="3195E8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-44.982</w:t>
            </w:r>
          </w:p>
        </w:tc>
        <w:tc>
          <w:tcPr>
            <w:tcW w:w="1090" w:type="dxa"/>
            <w:tcBorders>
              <w:top w:val="nil"/>
              <w:left w:val="nil"/>
              <w:bottom w:val="nil"/>
              <w:right w:val="nil"/>
            </w:tcBorders>
            <w:shd w:val="clear" w:color="000000" w:fill="FFFFFF"/>
            <w:noWrap/>
            <w:vAlign w:val="bottom"/>
            <w:hideMark/>
          </w:tcPr>
          <w:p w14:paraId="5EF93A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-11.088</w:t>
            </w:r>
          </w:p>
        </w:tc>
        <w:tc>
          <w:tcPr>
            <w:tcW w:w="956" w:type="dxa"/>
            <w:tcBorders>
              <w:top w:val="nil"/>
              <w:left w:val="nil"/>
              <w:bottom w:val="nil"/>
              <w:right w:val="nil"/>
            </w:tcBorders>
            <w:shd w:val="clear" w:color="000000" w:fill="FFFFFF"/>
            <w:noWrap/>
            <w:vAlign w:val="bottom"/>
            <w:hideMark/>
          </w:tcPr>
          <w:p w14:paraId="1A3F67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2013-Q1</w:t>
            </w:r>
          </w:p>
        </w:tc>
        <w:tc>
          <w:tcPr>
            <w:tcW w:w="956" w:type="dxa"/>
            <w:tcBorders>
              <w:top w:val="nil"/>
              <w:left w:val="nil"/>
              <w:bottom w:val="nil"/>
              <w:right w:val="nil"/>
            </w:tcBorders>
            <w:shd w:val="clear" w:color="000000" w:fill="FFFFFF"/>
            <w:noWrap/>
            <w:vAlign w:val="bottom"/>
            <w:hideMark/>
          </w:tcPr>
          <w:p w14:paraId="0D739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275C00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r>
      <w:tr w:rsidR="00AE739C" w:rsidRPr="00935EAC" w14:paraId="07D884AB" w14:textId="77777777" w:rsidTr="0073265E">
        <w:trPr>
          <w:trHeight w:val="170"/>
        </w:trPr>
        <w:tc>
          <w:tcPr>
            <w:tcW w:w="960" w:type="dxa"/>
            <w:tcBorders>
              <w:top w:val="nil"/>
              <w:left w:val="nil"/>
              <w:right w:val="nil"/>
            </w:tcBorders>
            <w:shd w:val="clear" w:color="000000" w:fill="FFFFFF"/>
            <w:noWrap/>
            <w:vAlign w:val="bottom"/>
            <w:hideMark/>
          </w:tcPr>
          <w:p w14:paraId="579329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w:t>
            </w:r>
          </w:p>
        </w:tc>
        <w:tc>
          <w:tcPr>
            <w:tcW w:w="2254" w:type="dxa"/>
            <w:tcBorders>
              <w:top w:val="nil"/>
              <w:left w:val="nil"/>
              <w:right w:val="nil"/>
            </w:tcBorders>
            <w:shd w:val="clear" w:color="000000" w:fill="FFFFFF"/>
            <w:noWrap/>
            <w:vAlign w:val="bottom"/>
            <w:hideMark/>
          </w:tcPr>
          <w:p w14:paraId="43BAE6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Netherlands</w:t>
            </w:r>
          </w:p>
        </w:tc>
        <w:tc>
          <w:tcPr>
            <w:tcW w:w="1090" w:type="dxa"/>
            <w:tcBorders>
              <w:top w:val="nil"/>
              <w:left w:val="nil"/>
              <w:right w:val="nil"/>
            </w:tcBorders>
            <w:shd w:val="clear" w:color="000000" w:fill="FFFFFF"/>
            <w:noWrap/>
            <w:vAlign w:val="bottom"/>
            <w:hideMark/>
          </w:tcPr>
          <w:p w14:paraId="7432FB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4.987</w:t>
            </w:r>
          </w:p>
        </w:tc>
        <w:tc>
          <w:tcPr>
            <w:tcW w:w="1030" w:type="dxa"/>
            <w:tcBorders>
              <w:top w:val="nil"/>
              <w:left w:val="nil"/>
              <w:right w:val="nil"/>
            </w:tcBorders>
            <w:shd w:val="clear" w:color="000000" w:fill="FFFFFF"/>
            <w:noWrap/>
            <w:vAlign w:val="bottom"/>
            <w:hideMark/>
          </w:tcPr>
          <w:p w14:paraId="62F421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3.460</w:t>
            </w:r>
          </w:p>
        </w:tc>
        <w:tc>
          <w:tcPr>
            <w:tcW w:w="1090" w:type="dxa"/>
            <w:tcBorders>
              <w:top w:val="nil"/>
              <w:left w:val="nil"/>
              <w:right w:val="nil"/>
            </w:tcBorders>
            <w:shd w:val="clear" w:color="000000" w:fill="FFFFFF"/>
            <w:noWrap/>
            <w:vAlign w:val="bottom"/>
            <w:hideMark/>
          </w:tcPr>
          <w:p w14:paraId="4AB22C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-8.346</w:t>
            </w:r>
          </w:p>
        </w:tc>
        <w:tc>
          <w:tcPr>
            <w:tcW w:w="1090" w:type="dxa"/>
            <w:tcBorders>
              <w:top w:val="nil"/>
              <w:left w:val="nil"/>
              <w:right w:val="nil"/>
            </w:tcBorders>
            <w:shd w:val="clear" w:color="000000" w:fill="FFFFFF"/>
            <w:noWrap/>
            <w:vAlign w:val="bottom"/>
            <w:hideMark/>
          </w:tcPr>
          <w:p w14:paraId="3055D0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14.725</w:t>
            </w:r>
          </w:p>
        </w:tc>
        <w:tc>
          <w:tcPr>
            <w:tcW w:w="956" w:type="dxa"/>
            <w:tcBorders>
              <w:top w:val="nil"/>
              <w:left w:val="nil"/>
              <w:right w:val="nil"/>
            </w:tcBorders>
            <w:shd w:val="clear" w:color="000000" w:fill="FFFFFF"/>
            <w:noWrap/>
            <w:vAlign w:val="bottom"/>
            <w:hideMark/>
          </w:tcPr>
          <w:p w14:paraId="67327E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right w:val="nil"/>
            </w:tcBorders>
            <w:shd w:val="clear" w:color="000000" w:fill="FFFFFF"/>
            <w:noWrap/>
            <w:vAlign w:val="bottom"/>
            <w:hideMark/>
          </w:tcPr>
          <w:p w14:paraId="173524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6CBF74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2BC101ED"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18664F1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w:t>
            </w:r>
          </w:p>
        </w:tc>
        <w:tc>
          <w:tcPr>
            <w:tcW w:w="2254" w:type="dxa"/>
            <w:tcBorders>
              <w:top w:val="nil"/>
              <w:left w:val="nil"/>
              <w:bottom w:val="single" w:sz="4" w:space="0" w:color="auto"/>
              <w:right w:val="nil"/>
            </w:tcBorders>
            <w:shd w:val="clear" w:color="000000" w:fill="FFFFFF"/>
            <w:noWrap/>
            <w:vAlign w:val="bottom"/>
            <w:hideMark/>
          </w:tcPr>
          <w:p w14:paraId="27F4FD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New Zealand</w:t>
            </w:r>
          </w:p>
        </w:tc>
        <w:tc>
          <w:tcPr>
            <w:tcW w:w="1090" w:type="dxa"/>
            <w:tcBorders>
              <w:top w:val="nil"/>
              <w:left w:val="nil"/>
              <w:bottom w:val="single" w:sz="4" w:space="0" w:color="auto"/>
              <w:right w:val="nil"/>
            </w:tcBorders>
            <w:shd w:val="clear" w:color="000000" w:fill="FFFFFF"/>
            <w:noWrap/>
            <w:vAlign w:val="bottom"/>
            <w:hideMark/>
          </w:tcPr>
          <w:p w14:paraId="7CA716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-4.514</w:t>
            </w:r>
          </w:p>
        </w:tc>
        <w:tc>
          <w:tcPr>
            <w:tcW w:w="1030" w:type="dxa"/>
            <w:tcBorders>
              <w:top w:val="nil"/>
              <w:left w:val="nil"/>
              <w:bottom w:val="single" w:sz="4" w:space="0" w:color="auto"/>
              <w:right w:val="nil"/>
            </w:tcBorders>
            <w:shd w:val="clear" w:color="000000" w:fill="FFFFFF"/>
            <w:noWrap/>
            <w:vAlign w:val="bottom"/>
            <w:hideMark/>
          </w:tcPr>
          <w:p w14:paraId="31067D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2.994</w:t>
            </w:r>
          </w:p>
        </w:tc>
        <w:tc>
          <w:tcPr>
            <w:tcW w:w="1090" w:type="dxa"/>
            <w:tcBorders>
              <w:top w:val="nil"/>
              <w:left w:val="nil"/>
              <w:bottom w:val="single" w:sz="4" w:space="0" w:color="auto"/>
              <w:right w:val="nil"/>
            </w:tcBorders>
            <w:shd w:val="clear" w:color="000000" w:fill="FFFFFF"/>
            <w:noWrap/>
            <w:vAlign w:val="bottom"/>
            <w:hideMark/>
          </w:tcPr>
          <w:p w14:paraId="611772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-16.022</w:t>
            </w:r>
          </w:p>
        </w:tc>
        <w:tc>
          <w:tcPr>
            <w:tcW w:w="1090" w:type="dxa"/>
            <w:tcBorders>
              <w:top w:val="nil"/>
              <w:left w:val="nil"/>
              <w:bottom w:val="single" w:sz="4" w:space="0" w:color="auto"/>
              <w:right w:val="nil"/>
            </w:tcBorders>
            <w:shd w:val="clear" w:color="000000" w:fill="FFFFFF"/>
            <w:noWrap/>
            <w:vAlign w:val="bottom"/>
            <w:hideMark/>
          </w:tcPr>
          <w:p w14:paraId="5B90BC4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0.693</w:t>
            </w:r>
          </w:p>
        </w:tc>
        <w:tc>
          <w:tcPr>
            <w:tcW w:w="956" w:type="dxa"/>
            <w:tcBorders>
              <w:top w:val="nil"/>
              <w:left w:val="nil"/>
              <w:bottom w:val="single" w:sz="4" w:space="0" w:color="auto"/>
              <w:right w:val="nil"/>
            </w:tcBorders>
            <w:shd w:val="clear" w:color="000000" w:fill="FFFFFF"/>
            <w:noWrap/>
            <w:vAlign w:val="bottom"/>
            <w:hideMark/>
          </w:tcPr>
          <w:p w14:paraId="5A9465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1980-Q1</w:t>
            </w:r>
          </w:p>
        </w:tc>
        <w:tc>
          <w:tcPr>
            <w:tcW w:w="956" w:type="dxa"/>
            <w:tcBorders>
              <w:top w:val="nil"/>
              <w:left w:val="nil"/>
              <w:bottom w:val="single" w:sz="4" w:space="0" w:color="auto"/>
              <w:right w:val="nil"/>
            </w:tcBorders>
            <w:shd w:val="clear" w:color="000000" w:fill="FFFFFF"/>
            <w:noWrap/>
            <w:vAlign w:val="bottom"/>
            <w:hideMark/>
          </w:tcPr>
          <w:p w14:paraId="0A0BD0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single" w:sz="4" w:space="0" w:color="auto"/>
              <w:right w:val="nil"/>
            </w:tcBorders>
            <w:shd w:val="clear" w:color="000000" w:fill="FFFFFF"/>
            <w:noWrap/>
            <w:vAlign w:val="bottom"/>
            <w:hideMark/>
          </w:tcPr>
          <w:p w14:paraId="0241A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180</w:t>
            </w:r>
          </w:p>
        </w:tc>
      </w:tr>
      <w:tr w:rsidR="00AE739C" w:rsidRPr="00935EAC" w14:paraId="531743ED" w14:textId="77777777" w:rsidTr="0073265E">
        <w:trPr>
          <w:trHeight w:val="170"/>
        </w:trPr>
        <w:tc>
          <w:tcPr>
            <w:tcW w:w="960" w:type="dxa"/>
            <w:tcBorders>
              <w:top w:val="single" w:sz="4" w:space="0" w:color="auto"/>
              <w:left w:val="nil"/>
              <w:bottom w:val="nil"/>
              <w:right w:val="nil"/>
            </w:tcBorders>
            <w:shd w:val="clear" w:color="000000" w:fill="FFFFFF"/>
            <w:noWrap/>
            <w:vAlign w:val="bottom"/>
            <w:hideMark/>
          </w:tcPr>
          <w:p w14:paraId="2673A8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lastRenderedPageBreak/>
              <w:t>54</w:t>
            </w:r>
          </w:p>
        </w:tc>
        <w:tc>
          <w:tcPr>
            <w:tcW w:w="2254" w:type="dxa"/>
            <w:tcBorders>
              <w:top w:val="single" w:sz="4" w:space="0" w:color="auto"/>
              <w:left w:val="nil"/>
              <w:bottom w:val="nil"/>
              <w:right w:val="nil"/>
            </w:tcBorders>
            <w:shd w:val="clear" w:color="000000" w:fill="FFFFFF"/>
            <w:noWrap/>
            <w:vAlign w:val="bottom"/>
            <w:hideMark/>
          </w:tcPr>
          <w:p w14:paraId="3E08D2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Norway</w:t>
            </w:r>
          </w:p>
        </w:tc>
        <w:tc>
          <w:tcPr>
            <w:tcW w:w="1090" w:type="dxa"/>
            <w:tcBorders>
              <w:top w:val="single" w:sz="4" w:space="0" w:color="auto"/>
              <w:left w:val="nil"/>
              <w:bottom w:val="nil"/>
              <w:right w:val="nil"/>
            </w:tcBorders>
            <w:shd w:val="clear" w:color="000000" w:fill="FFFFFF"/>
            <w:noWrap/>
            <w:vAlign w:val="bottom"/>
            <w:hideMark/>
          </w:tcPr>
          <w:p w14:paraId="737492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6.027</w:t>
            </w:r>
          </w:p>
        </w:tc>
        <w:tc>
          <w:tcPr>
            <w:tcW w:w="1030" w:type="dxa"/>
            <w:tcBorders>
              <w:top w:val="single" w:sz="4" w:space="0" w:color="auto"/>
              <w:left w:val="nil"/>
              <w:bottom w:val="nil"/>
              <w:right w:val="nil"/>
            </w:tcBorders>
            <w:shd w:val="clear" w:color="000000" w:fill="FFFFFF"/>
            <w:noWrap/>
            <w:vAlign w:val="bottom"/>
            <w:hideMark/>
          </w:tcPr>
          <w:p w14:paraId="5A360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8.393</w:t>
            </w:r>
          </w:p>
        </w:tc>
        <w:tc>
          <w:tcPr>
            <w:tcW w:w="1090" w:type="dxa"/>
            <w:tcBorders>
              <w:top w:val="single" w:sz="4" w:space="0" w:color="auto"/>
              <w:left w:val="nil"/>
              <w:bottom w:val="nil"/>
              <w:right w:val="nil"/>
            </w:tcBorders>
            <w:shd w:val="clear" w:color="000000" w:fill="FFFFFF"/>
            <w:noWrap/>
            <w:vAlign w:val="bottom"/>
            <w:hideMark/>
          </w:tcPr>
          <w:p w14:paraId="667858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-16.706</w:t>
            </w:r>
          </w:p>
        </w:tc>
        <w:tc>
          <w:tcPr>
            <w:tcW w:w="1090" w:type="dxa"/>
            <w:tcBorders>
              <w:top w:val="single" w:sz="4" w:space="0" w:color="auto"/>
              <w:left w:val="nil"/>
              <w:bottom w:val="nil"/>
              <w:right w:val="nil"/>
            </w:tcBorders>
            <w:shd w:val="clear" w:color="000000" w:fill="FFFFFF"/>
            <w:noWrap/>
            <w:vAlign w:val="bottom"/>
            <w:hideMark/>
          </w:tcPr>
          <w:p w14:paraId="31F014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38.383</w:t>
            </w:r>
          </w:p>
        </w:tc>
        <w:tc>
          <w:tcPr>
            <w:tcW w:w="956" w:type="dxa"/>
            <w:tcBorders>
              <w:top w:val="single" w:sz="4" w:space="0" w:color="auto"/>
              <w:left w:val="nil"/>
              <w:bottom w:val="nil"/>
              <w:right w:val="nil"/>
            </w:tcBorders>
            <w:shd w:val="clear" w:color="000000" w:fill="FFFFFF"/>
            <w:noWrap/>
            <w:vAlign w:val="bottom"/>
            <w:hideMark/>
          </w:tcPr>
          <w:p w14:paraId="6258493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single" w:sz="4" w:space="0" w:color="auto"/>
              <w:left w:val="nil"/>
              <w:bottom w:val="nil"/>
              <w:right w:val="nil"/>
            </w:tcBorders>
            <w:shd w:val="clear" w:color="000000" w:fill="FFFFFF"/>
            <w:noWrap/>
            <w:vAlign w:val="bottom"/>
            <w:hideMark/>
          </w:tcPr>
          <w:p w14:paraId="6FFE73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single" w:sz="4" w:space="0" w:color="auto"/>
              <w:left w:val="nil"/>
              <w:bottom w:val="nil"/>
              <w:right w:val="nil"/>
            </w:tcBorders>
            <w:shd w:val="clear" w:color="000000" w:fill="FFFFFF"/>
            <w:noWrap/>
            <w:vAlign w:val="bottom"/>
            <w:hideMark/>
          </w:tcPr>
          <w:p w14:paraId="0FB2A2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0A11D1C9" w14:textId="77777777" w:rsidTr="0073265E">
        <w:trPr>
          <w:trHeight w:val="170"/>
        </w:trPr>
        <w:tc>
          <w:tcPr>
            <w:tcW w:w="960" w:type="dxa"/>
            <w:tcBorders>
              <w:top w:val="nil"/>
              <w:left w:val="nil"/>
              <w:bottom w:val="nil"/>
              <w:right w:val="nil"/>
            </w:tcBorders>
            <w:shd w:val="clear" w:color="000000" w:fill="FFFFFF"/>
            <w:noWrap/>
            <w:vAlign w:val="bottom"/>
            <w:hideMark/>
          </w:tcPr>
          <w:p w14:paraId="3E95B1B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c>
          <w:tcPr>
            <w:tcW w:w="2254" w:type="dxa"/>
            <w:tcBorders>
              <w:top w:val="nil"/>
              <w:left w:val="nil"/>
              <w:bottom w:val="nil"/>
              <w:right w:val="nil"/>
            </w:tcBorders>
            <w:shd w:val="clear" w:color="000000" w:fill="FFFFFF"/>
            <w:noWrap/>
            <w:vAlign w:val="bottom"/>
            <w:hideMark/>
          </w:tcPr>
          <w:p w14:paraId="0FCF92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Paraguay</w:t>
            </w:r>
          </w:p>
        </w:tc>
        <w:tc>
          <w:tcPr>
            <w:tcW w:w="1090" w:type="dxa"/>
            <w:tcBorders>
              <w:top w:val="nil"/>
              <w:left w:val="nil"/>
              <w:bottom w:val="nil"/>
              <w:right w:val="nil"/>
            </w:tcBorders>
            <w:shd w:val="clear" w:color="000000" w:fill="FFFFFF"/>
            <w:noWrap/>
            <w:vAlign w:val="bottom"/>
            <w:hideMark/>
          </w:tcPr>
          <w:p w14:paraId="293104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0.303</w:t>
            </w:r>
          </w:p>
        </w:tc>
        <w:tc>
          <w:tcPr>
            <w:tcW w:w="1030" w:type="dxa"/>
            <w:tcBorders>
              <w:top w:val="nil"/>
              <w:left w:val="nil"/>
              <w:bottom w:val="nil"/>
              <w:right w:val="nil"/>
            </w:tcBorders>
            <w:shd w:val="clear" w:color="000000" w:fill="FFFFFF"/>
            <w:noWrap/>
            <w:vAlign w:val="bottom"/>
            <w:hideMark/>
          </w:tcPr>
          <w:p w14:paraId="5873CB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3.358</w:t>
            </w:r>
          </w:p>
        </w:tc>
        <w:tc>
          <w:tcPr>
            <w:tcW w:w="1090" w:type="dxa"/>
            <w:tcBorders>
              <w:top w:val="nil"/>
              <w:left w:val="nil"/>
              <w:bottom w:val="nil"/>
              <w:right w:val="nil"/>
            </w:tcBorders>
            <w:shd w:val="clear" w:color="000000" w:fill="FFFFFF"/>
            <w:noWrap/>
            <w:vAlign w:val="bottom"/>
            <w:hideMark/>
          </w:tcPr>
          <w:p w14:paraId="6D5569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-6.507</w:t>
            </w:r>
          </w:p>
        </w:tc>
        <w:tc>
          <w:tcPr>
            <w:tcW w:w="1090" w:type="dxa"/>
            <w:tcBorders>
              <w:top w:val="nil"/>
              <w:left w:val="nil"/>
              <w:bottom w:val="nil"/>
              <w:right w:val="nil"/>
            </w:tcBorders>
            <w:shd w:val="clear" w:color="000000" w:fill="FFFFFF"/>
            <w:noWrap/>
            <w:vAlign w:val="bottom"/>
            <w:hideMark/>
          </w:tcPr>
          <w:p w14:paraId="00C77A3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8.949</w:t>
            </w:r>
          </w:p>
        </w:tc>
        <w:tc>
          <w:tcPr>
            <w:tcW w:w="956" w:type="dxa"/>
            <w:tcBorders>
              <w:top w:val="nil"/>
              <w:left w:val="nil"/>
              <w:bottom w:val="nil"/>
              <w:right w:val="nil"/>
            </w:tcBorders>
            <w:shd w:val="clear" w:color="000000" w:fill="FFFFFF"/>
            <w:noWrap/>
            <w:vAlign w:val="bottom"/>
            <w:hideMark/>
          </w:tcPr>
          <w:p w14:paraId="7FA86D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7B6EE9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2020-Q4</w:t>
            </w:r>
          </w:p>
        </w:tc>
        <w:tc>
          <w:tcPr>
            <w:tcW w:w="574" w:type="dxa"/>
            <w:tcBorders>
              <w:top w:val="nil"/>
              <w:left w:val="nil"/>
              <w:bottom w:val="nil"/>
              <w:right w:val="nil"/>
            </w:tcBorders>
            <w:shd w:val="clear" w:color="000000" w:fill="FFFFFF"/>
            <w:noWrap/>
            <w:vAlign w:val="bottom"/>
            <w:hideMark/>
          </w:tcPr>
          <w:p w14:paraId="68F7EB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541F710" w14:textId="77777777" w:rsidTr="0073265E">
        <w:trPr>
          <w:trHeight w:val="170"/>
        </w:trPr>
        <w:tc>
          <w:tcPr>
            <w:tcW w:w="960" w:type="dxa"/>
            <w:tcBorders>
              <w:top w:val="nil"/>
              <w:left w:val="nil"/>
              <w:bottom w:val="nil"/>
              <w:right w:val="nil"/>
            </w:tcBorders>
            <w:shd w:val="clear" w:color="000000" w:fill="FFFFFF"/>
            <w:noWrap/>
            <w:vAlign w:val="bottom"/>
            <w:hideMark/>
          </w:tcPr>
          <w:p w14:paraId="68A9C8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w:t>
            </w:r>
          </w:p>
        </w:tc>
        <w:tc>
          <w:tcPr>
            <w:tcW w:w="2254" w:type="dxa"/>
            <w:tcBorders>
              <w:top w:val="nil"/>
              <w:left w:val="nil"/>
              <w:bottom w:val="nil"/>
              <w:right w:val="nil"/>
            </w:tcBorders>
            <w:shd w:val="clear" w:color="000000" w:fill="FFFFFF"/>
            <w:noWrap/>
            <w:vAlign w:val="bottom"/>
            <w:hideMark/>
          </w:tcPr>
          <w:p w14:paraId="547A4D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Peru</w:t>
            </w:r>
          </w:p>
        </w:tc>
        <w:tc>
          <w:tcPr>
            <w:tcW w:w="1090" w:type="dxa"/>
            <w:tcBorders>
              <w:top w:val="nil"/>
              <w:left w:val="nil"/>
              <w:bottom w:val="nil"/>
              <w:right w:val="nil"/>
            </w:tcBorders>
            <w:shd w:val="clear" w:color="000000" w:fill="FFFFFF"/>
            <w:noWrap/>
            <w:vAlign w:val="bottom"/>
            <w:hideMark/>
          </w:tcPr>
          <w:p w14:paraId="72F8E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-3.375</w:t>
            </w:r>
          </w:p>
        </w:tc>
        <w:tc>
          <w:tcPr>
            <w:tcW w:w="1030" w:type="dxa"/>
            <w:tcBorders>
              <w:top w:val="nil"/>
              <w:left w:val="nil"/>
              <w:bottom w:val="nil"/>
              <w:right w:val="nil"/>
            </w:tcBorders>
            <w:shd w:val="clear" w:color="000000" w:fill="FFFFFF"/>
            <w:noWrap/>
            <w:vAlign w:val="bottom"/>
            <w:hideMark/>
          </w:tcPr>
          <w:p w14:paraId="513F79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3.359</w:t>
            </w:r>
          </w:p>
        </w:tc>
        <w:tc>
          <w:tcPr>
            <w:tcW w:w="1090" w:type="dxa"/>
            <w:tcBorders>
              <w:top w:val="nil"/>
              <w:left w:val="nil"/>
              <w:bottom w:val="nil"/>
              <w:right w:val="nil"/>
            </w:tcBorders>
            <w:shd w:val="clear" w:color="000000" w:fill="FFFFFF"/>
            <w:noWrap/>
            <w:vAlign w:val="bottom"/>
            <w:hideMark/>
          </w:tcPr>
          <w:p w14:paraId="0B19DB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-11.380</w:t>
            </w:r>
          </w:p>
        </w:tc>
        <w:tc>
          <w:tcPr>
            <w:tcW w:w="1090" w:type="dxa"/>
            <w:tcBorders>
              <w:top w:val="nil"/>
              <w:left w:val="nil"/>
              <w:bottom w:val="nil"/>
              <w:right w:val="nil"/>
            </w:tcBorders>
            <w:shd w:val="clear" w:color="000000" w:fill="FFFFFF"/>
            <w:noWrap/>
            <w:vAlign w:val="bottom"/>
            <w:hideMark/>
          </w:tcPr>
          <w:p w14:paraId="7A017B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6.349</w:t>
            </w:r>
          </w:p>
        </w:tc>
        <w:tc>
          <w:tcPr>
            <w:tcW w:w="956" w:type="dxa"/>
            <w:tcBorders>
              <w:top w:val="nil"/>
              <w:left w:val="nil"/>
              <w:bottom w:val="nil"/>
              <w:right w:val="nil"/>
            </w:tcBorders>
            <w:shd w:val="clear" w:color="000000" w:fill="FFFFFF"/>
            <w:noWrap/>
            <w:vAlign w:val="bottom"/>
            <w:hideMark/>
          </w:tcPr>
          <w:p w14:paraId="25E4A7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500AC5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858E47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7F1A58B9" w14:textId="77777777" w:rsidTr="0073265E">
        <w:trPr>
          <w:trHeight w:val="170"/>
        </w:trPr>
        <w:tc>
          <w:tcPr>
            <w:tcW w:w="960" w:type="dxa"/>
            <w:tcBorders>
              <w:top w:val="nil"/>
              <w:left w:val="nil"/>
              <w:bottom w:val="nil"/>
              <w:right w:val="nil"/>
            </w:tcBorders>
            <w:shd w:val="clear" w:color="000000" w:fill="FFFFFF"/>
            <w:noWrap/>
            <w:vAlign w:val="bottom"/>
            <w:hideMark/>
          </w:tcPr>
          <w:p w14:paraId="1EAFD3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w:t>
            </w:r>
          </w:p>
        </w:tc>
        <w:tc>
          <w:tcPr>
            <w:tcW w:w="2254" w:type="dxa"/>
            <w:tcBorders>
              <w:top w:val="nil"/>
              <w:left w:val="nil"/>
              <w:bottom w:val="nil"/>
              <w:right w:val="nil"/>
            </w:tcBorders>
            <w:shd w:val="clear" w:color="000000" w:fill="FFFFFF"/>
            <w:noWrap/>
            <w:vAlign w:val="bottom"/>
            <w:hideMark/>
          </w:tcPr>
          <w:p w14:paraId="5A3F0E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Philippines</w:t>
            </w:r>
          </w:p>
        </w:tc>
        <w:tc>
          <w:tcPr>
            <w:tcW w:w="1090" w:type="dxa"/>
            <w:tcBorders>
              <w:top w:val="nil"/>
              <w:left w:val="nil"/>
              <w:bottom w:val="nil"/>
              <w:right w:val="nil"/>
            </w:tcBorders>
            <w:shd w:val="clear" w:color="000000" w:fill="FFFFFF"/>
            <w:noWrap/>
            <w:vAlign w:val="bottom"/>
            <w:hideMark/>
          </w:tcPr>
          <w:p w14:paraId="4025D4D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-0.973</w:t>
            </w:r>
          </w:p>
        </w:tc>
        <w:tc>
          <w:tcPr>
            <w:tcW w:w="1030" w:type="dxa"/>
            <w:tcBorders>
              <w:top w:val="nil"/>
              <w:left w:val="nil"/>
              <w:bottom w:val="nil"/>
              <w:right w:val="nil"/>
            </w:tcBorders>
            <w:shd w:val="clear" w:color="000000" w:fill="FFFFFF"/>
            <w:noWrap/>
            <w:vAlign w:val="bottom"/>
            <w:hideMark/>
          </w:tcPr>
          <w:p w14:paraId="0662DD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4.037</w:t>
            </w:r>
          </w:p>
        </w:tc>
        <w:tc>
          <w:tcPr>
            <w:tcW w:w="1090" w:type="dxa"/>
            <w:tcBorders>
              <w:top w:val="nil"/>
              <w:left w:val="nil"/>
              <w:bottom w:val="nil"/>
              <w:right w:val="nil"/>
            </w:tcBorders>
            <w:shd w:val="clear" w:color="000000" w:fill="FFFFFF"/>
            <w:noWrap/>
            <w:vAlign w:val="bottom"/>
            <w:hideMark/>
          </w:tcPr>
          <w:p w14:paraId="19DC17D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-11.834</w:t>
            </w:r>
          </w:p>
        </w:tc>
        <w:tc>
          <w:tcPr>
            <w:tcW w:w="1090" w:type="dxa"/>
            <w:tcBorders>
              <w:top w:val="nil"/>
              <w:left w:val="nil"/>
              <w:bottom w:val="nil"/>
              <w:right w:val="nil"/>
            </w:tcBorders>
            <w:shd w:val="clear" w:color="000000" w:fill="FFFFFF"/>
            <w:noWrap/>
            <w:vAlign w:val="bottom"/>
            <w:hideMark/>
          </w:tcPr>
          <w:p w14:paraId="2B8B64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7.061</w:t>
            </w:r>
          </w:p>
        </w:tc>
        <w:tc>
          <w:tcPr>
            <w:tcW w:w="956" w:type="dxa"/>
            <w:tcBorders>
              <w:top w:val="nil"/>
              <w:left w:val="nil"/>
              <w:bottom w:val="nil"/>
              <w:right w:val="nil"/>
            </w:tcBorders>
            <w:shd w:val="clear" w:color="000000" w:fill="FFFFFF"/>
            <w:noWrap/>
            <w:vAlign w:val="bottom"/>
            <w:hideMark/>
          </w:tcPr>
          <w:p w14:paraId="1D8C20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1977-Q2</w:t>
            </w:r>
          </w:p>
        </w:tc>
        <w:tc>
          <w:tcPr>
            <w:tcW w:w="956" w:type="dxa"/>
            <w:tcBorders>
              <w:top w:val="nil"/>
              <w:left w:val="nil"/>
              <w:bottom w:val="nil"/>
              <w:right w:val="nil"/>
            </w:tcBorders>
            <w:shd w:val="clear" w:color="000000" w:fill="FFFFFF"/>
            <w:noWrap/>
            <w:vAlign w:val="bottom"/>
            <w:hideMark/>
          </w:tcPr>
          <w:p w14:paraId="23D4F1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B4C74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25E04DBD" w14:textId="77777777" w:rsidTr="0073265E">
        <w:trPr>
          <w:trHeight w:val="170"/>
        </w:trPr>
        <w:tc>
          <w:tcPr>
            <w:tcW w:w="960" w:type="dxa"/>
            <w:tcBorders>
              <w:top w:val="nil"/>
              <w:left w:val="nil"/>
              <w:bottom w:val="nil"/>
              <w:right w:val="nil"/>
            </w:tcBorders>
            <w:shd w:val="clear" w:color="000000" w:fill="FFFFFF"/>
            <w:noWrap/>
            <w:vAlign w:val="bottom"/>
            <w:hideMark/>
          </w:tcPr>
          <w:p w14:paraId="30CAB2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c>
          <w:tcPr>
            <w:tcW w:w="2254" w:type="dxa"/>
            <w:tcBorders>
              <w:top w:val="nil"/>
              <w:left w:val="nil"/>
              <w:bottom w:val="nil"/>
              <w:right w:val="nil"/>
            </w:tcBorders>
            <w:shd w:val="clear" w:color="000000" w:fill="FFFFFF"/>
            <w:noWrap/>
            <w:vAlign w:val="bottom"/>
            <w:hideMark/>
          </w:tcPr>
          <w:p w14:paraId="6B1EB9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Poland</w:t>
            </w:r>
          </w:p>
        </w:tc>
        <w:tc>
          <w:tcPr>
            <w:tcW w:w="1090" w:type="dxa"/>
            <w:tcBorders>
              <w:top w:val="nil"/>
              <w:left w:val="nil"/>
              <w:bottom w:val="nil"/>
              <w:right w:val="nil"/>
            </w:tcBorders>
            <w:shd w:val="clear" w:color="000000" w:fill="FFFFFF"/>
            <w:noWrap/>
            <w:vAlign w:val="bottom"/>
            <w:hideMark/>
          </w:tcPr>
          <w:p w14:paraId="14C516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-2.563</w:t>
            </w:r>
          </w:p>
        </w:tc>
        <w:tc>
          <w:tcPr>
            <w:tcW w:w="1030" w:type="dxa"/>
            <w:tcBorders>
              <w:top w:val="nil"/>
              <w:left w:val="nil"/>
              <w:bottom w:val="nil"/>
              <w:right w:val="nil"/>
            </w:tcBorders>
            <w:shd w:val="clear" w:color="000000" w:fill="FFFFFF"/>
            <w:noWrap/>
            <w:vAlign w:val="bottom"/>
            <w:hideMark/>
          </w:tcPr>
          <w:p w14:paraId="67F68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3.316</w:t>
            </w:r>
          </w:p>
        </w:tc>
        <w:tc>
          <w:tcPr>
            <w:tcW w:w="1090" w:type="dxa"/>
            <w:tcBorders>
              <w:top w:val="nil"/>
              <w:left w:val="nil"/>
              <w:bottom w:val="nil"/>
              <w:right w:val="nil"/>
            </w:tcBorders>
            <w:shd w:val="clear" w:color="000000" w:fill="FFFFFF"/>
            <w:noWrap/>
            <w:vAlign w:val="bottom"/>
            <w:hideMark/>
          </w:tcPr>
          <w:p w14:paraId="787D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-8.720</w:t>
            </w:r>
          </w:p>
        </w:tc>
        <w:tc>
          <w:tcPr>
            <w:tcW w:w="1090" w:type="dxa"/>
            <w:tcBorders>
              <w:top w:val="nil"/>
              <w:left w:val="nil"/>
              <w:bottom w:val="nil"/>
              <w:right w:val="nil"/>
            </w:tcBorders>
            <w:shd w:val="clear" w:color="000000" w:fill="FFFFFF"/>
            <w:noWrap/>
            <w:vAlign w:val="bottom"/>
            <w:hideMark/>
          </w:tcPr>
          <w:p w14:paraId="09CE7D2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17.707</w:t>
            </w:r>
          </w:p>
        </w:tc>
        <w:tc>
          <w:tcPr>
            <w:tcW w:w="956" w:type="dxa"/>
            <w:tcBorders>
              <w:top w:val="nil"/>
              <w:left w:val="nil"/>
              <w:bottom w:val="nil"/>
              <w:right w:val="nil"/>
            </w:tcBorders>
            <w:shd w:val="clear" w:color="000000" w:fill="FFFFFF"/>
            <w:noWrap/>
            <w:vAlign w:val="bottom"/>
            <w:hideMark/>
          </w:tcPr>
          <w:p w14:paraId="51A40D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1DA1C4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20CF3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7F07AB7C" w14:textId="77777777" w:rsidTr="0073265E">
        <w:trPr>
          <w:trHeight w:val="170"/>
        </w:trPr>
        <w:tc>
          <w:tcPr>
            <w:tcW w:w="960" w:type="dxa"/>
            <w:tcBorders>
              <w:top w:val="nil"/>
              <w:left w:val="nil"/>
              <w:bottom w:val="nil"/>
              <w:right w:val="nil"/>
            </w:tcBorders>
            <w:shd w:val="clear" w:color="000000" w:fill="FFFFFF"/>
            <w:noWrap/>
            <w:vAlign w:val="bottom"/>
            <w:hideMark/>
          </w:tcPr>
          <w:p w14:paraId="29130C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w:t>
            </w:r>
          </w:p>
        </w:tc>
        <w:tc>
          <w:tcPr>
            <w:tcW w:w="2254" w:type="dxa"/>
            <w:tcBorders>
              <w:top w:val="nil"/>
              <w:left w:val="nil"/>
              <w:bottom w:val="nil"/>
              <w:right w:val="nil"/>
            </w:tcBorders>
            <w:shd w:val="clear" w:color="000000" w:fill="FFFFFF"/>
            <w:noWrap/>
            <w:vAlign w:val="bottom"/>
            <w:hideMark/>
          </w:tcPr>
          <w:p w14:paraId="5AC6DC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Portugal</w:t>
            </w:r>
          </w:p>
        </w:tc>
        <w:tc>
          <w:tcPr>
            <w:tcW w:w="1090" w:type="dxa"/>
            <w:tcBorders>
              <w:top w:val="nil"/>
              <w:left w:val="nil"/>
              <w:bottom w:val="nil"/>
              <w:right w:val="nil"/>
            </w:tcBorders>
            <w:shd w:val="clear" w:color="000000" w:fill="FFFFFF"/>
            <w:noWrap/>
            <w:vAlign w:val="bottom"/>
            <w:hideMark/>
          </w:tcPr>
          <w:p w14:paraId="1A14AF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-4.017</w:t>
            </w:r>
          </w:p>
        </w:tc>
        <w:tc>
          <w:tcPr>
            <w:tcW w:w="1030" w:type="dxa"/>
            <w:tcBorders>
              <w:top w:val="nil"/>
              <w:left w:val="nil"/>
              <w:bottom w:val="nil"/>
              <w:right w:val="nil"/>
            </w:tcBorders>
            <w:shd w:val="clear" w:color="000000" w:fill="FFFFFF"/>
            <w:noWrap/>
            <w:vAlign w:val="bottom"/>
            <w:hideMark/>
          </w:tcPr>
          <w:p w14:paraId="269712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5.318</w:t>
            </w:r>
          </w:p>
        </w:tc>
        <w:tc>
          <w:tcPr>
            <w:tcW w:w="1090" w:type="dxa"/>
            <w:tcBorders>
              <w:top w:val="nil"/>
              <w:left w:val="nil"/>
              <w:bottom w:val="nil"/>
              <w:right w:val="nil"/>
            </w:tcBorders>
            <w:shd w:val="clear" w:color="000000" w:fill="FFFFFF"/>
            <w:noWrap/>
            <w:vAlign w:val="bottom"/>
            <w:hideMark/>
          </w:tcPr>
          <w:p w14:paraId="0CB011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-21.410</w:t>
            </w:r>
          </w:p>
        </w:tc>
        <w:tc>
          <w:tcPr>
            <w:tcW w:w="1090" w:type="dxa"/>
            <w:tcBorders>
              <w:top w:val="nil"/>
              <w:left w:val="nil"/>
              <w:bottom w:val="nil"/>
              <w:right w:val="nil"/>
            </w:tcBorders>
            <w:shd w:val="clear" w:color="000000" w:fill="FFFFFF"/>
            <w:noWrap/>
            <w:vAlign w:val="bottom"/>
            <w:hideMark/>
          </w:tcPr>
          <w:p w14:paraId="599B56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4.682</w:t>
            </w:r>
          </w:p>
        </w:tc>
        <w:tc>
          <w:tcPr>
            <w:tcW w:w="956" w:type="dxa"/>
            <w:tcBorders>
              <w:top w:val="nil"/>
              <w:left w:val="nil"/>
              <w:bottom w:val="nil"/>
              <w:right w:val="nil"/>
            </w:tcBorders>
            <w:shd w:val="clear" w:color="000000" w:fill="FFFFFF"/>
            <w:noWrap/>
            <w:vAlign w:val="bottom"/>
            <w:hideMark/>
          </w:tcPr>
          <w:p w14:paraId="3743FD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466270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991F2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5F5B71A8" w14:textId="77777777" w:rsidTr="0073265E">
        <w:trPr>
          <w:trHeight w:val="170"/>
        </w:trPr>
        <w:tc>
          <w:tcPr>
            <w:tcW w:w="960" w:type="dxa"/>
            <w:tcBorders>
              <w:top w:val="nil"/>
              <w:left w:val="nil"/>
              <w:bottom w:val="nil"/>
              <w:right w:val="nil"/>
            </w:tcBorders>
            <w:shd w:val="clear" w:color="000000" w:fill="FFFFFF"/>
            <w:noWrap/>
            <w:vAlign w:val="bottom"/>
            <w:hideMark/>
          </w:tcPr>
          <w:p w14:paraId="644AA8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w:t>
            </w:r>
          </w:p>
        </w:tc>
        <w:tc>
          <w:tcPr>
            <w:tcW w:w="2254" w:type="dxa"/>
            <w:tcBorders>
              <w:top w:val="nil"/>
              <w:left w:val="nil"/>
              <w:bottom w:val="nil"/>
              <w:right w:val="nil"/>
            </w:tcBorders>
            <w:shd w:val="clear" w:color="000000" w:fill="FFFFFF"/>
            <w:noWrap/>
            <w:vAlign w:val="bottom"/>
            <w:hideMark/>
          </w:tcPr>
          <w:p w14:paraId="1F25E1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Romania</w:t>
            </w:r>
          </w:p>
        </w:tc>
        <w:tc>
          <w:tcPr>
            <w:tcW w:w="1090" w:type="dxa"/>
            <w:tcBorders>
              <w:top w:val="nil"/>
              <w:left w:val="nil"/>
              <w:bottom w:val="nil"/>
              <w:right w:val="nil"/>
            </w:tcBorders>
            <w:shd w:val="clear" w:color="000000" w:fill="FFFFFF"/>
            <w:noWrap/>
            <w:vAlign w:val="bottom"/>
            <w:hideMark/>
          </w:tcPr>
          <w:p w14:paraId="0B5004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-5.979</w:t>
            </w:r>
          </w:p>
        </w:tc>
        <w:tc>
          <w:tcPr>
            <w:tcW w:w="1030" w:type="dxa"/>
            <w:tcBorders>
              <w:top w:val="nil"/>
              <w:left w:val="nil"/>
              <w:bottom w:val="nil"/>
              <w:right w:val="nil"/>
            </w:tcBorders>
            <w:shd w:val="clear" w:color="000000" w:fill="FFFFFF"/>
            <w:noWrap/>
            <w:vAlign w:val="bottom"/>
            <w:hideMark/>
          </w:tcPr>
          <w:p w14:paraId="17C90A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3.711</w:t>
            </w:r>
          </w:p>
        </w:tc>
        <w:tc>
          <w:tcPr>
            <w:tcW w:w="1090" w:type="dxa"/>
            <w:tcBorders>
              <w:top w:val="nil"/>
              <w:left w:val="nil"/>
              <w:bottom w:val="nil"/>
              <w:right w:val="nil"/>
            </w:tcBorders>
            <w:shd w:val="clear" w:color="000000" w:fill="FFFFFF"/>
            <w:noWrap/>
            <w:vAlign w:val="bottom"/>
            <w:hideMark/>
          </w:tcPr>
          <w:p w14:paraId="169CEC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-21.533</w:t>
            </w:r>
          </w:p>
        </w:tc>
        <w:tc>
          <w:tcPr>
            <w:tcW w:w="1090" w:type="dxa"/>
            <w:tcBorders>
              <w:top w:val="nil"/>
              <w:left w:val="nil"/>
              <w:bottom w:val="nil"/>
              <w:right w:val="nil"/>
            </w:tcBorders>
            <w:shd w:val="clear" w:color="000000" w:fill="FFFFFF"/>
            <w:noWrap/>
            <w:vAlign w:val="bottom"/>
            <w:hideMark/>
          </w:tcPr>
          <w:p w14:paraId="1D1ADA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2.870</w:t>
            </w:r>
          </w:p>
        </w:tc>
        <w:tc>
          <w:tcPr>
            <w:tcW w:w="956" w:type="dxa"/>
            <w:tcBorders>
              <w:top w:val="nil"/>
              <w:left w:val="nil"/>
              <w:bottom w:val="nil"/>
              <w:right w:val="nil"/>
            </w:tcBorders>
            <w:shd w:val="clear" w:color="000000" w:fill="FFFFFF"/>
            <w:noWrap/>
            <w:vAlign w:val="bottom"/>
            <w:hideMark/>
          </w:tcPr>
          <w:p w14:paraId="2A40CC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2F963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5C2D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5AD48E94" w14:textId="77777777" w:rsidTr="0073265E">
        <w:trPr>
          <w:trHeight w:val="170"/>
        </w:trPr>
        <w:tc>
          <w:tcPr>
            <w:tcW w:w="960" w:type="dxa"/>
            <w:tcBorders>
              <w:top w:val="nil"/>
              <w:left w:val="nil"/>
              <w:bottom w:val="nil"/>
              <w:right w:val="nil"/>
            </w:tcBorders>
            <w:shd w:val="clear" w:color="000000" w:fill="FFFFFF"/>
            <w:noWrap/>
            <w:vAlign w:val="bottom"/>
            <w:hideMark/>
          </w:tcPr>
          <w:p w14:paraId="522424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w:t>
            </w:r>
          </w:p>
        </w:tc>
        <w:tc>
          <w:tcPr>
            <w:tcW w:w="2254" w:type="dxa"/>
            <w:tcBorders>
              <w:top w:val="nil"/>
              <w:left w:val="nil"/>
              <w:bottom w:val="nil"/>
              <w:right w:val="nil"/>
            </w:tcBorders>
            <w:shd w:val="clear" w:color="000000" w:fill="FFFFFF"/>
            <w:noWrap/>
            <w:vAlign w:val="bottom"/>
            <w:hideMark/>
          </w:tcPr>
          <w:p w14:paraId="4F9C26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Russian Federation</w:t>
            </w:r>
          </w:p>
        </w:tc>
        <w:tc>
          <w:tcPr>
            <w:tcW w:w="1090" w:type="dxa"/>
            <w:tcBorders>
              <w:top w:val="nil"/>
              <w:left w:val="nil"/>
              <w:bottom w:val="nil"/>
              <w:right w:val="nil"/>
            </w:tcBorders>
            <w:shd w:val="clear" w:color="000000" w:fill="FFFFFF"/>
            <w:noWrap/>
            <w:vAlign w:val="bottom"/>
            <w:hideMark/>
          </w:tcPr>
          <w:p w14:paraId="348B079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5.652</w:t>
            </w:r>
          </w:p>
        </w:tc>
        <w:tc>
          <w:tcPr>
            <w:tcW w:w="1030" w:type="dxa"/>
            <w:tcBorders>
              <w:top w:val="nil"/>
              <w:left w:val="nil"/>
              <w:bottom w:val="nil"/>
              <w:right w:val="nil"/>
            </w:tcBorders>
            <w:shd w:val="clear" w:color="000000" w:fill="FFFFFF"/>
            <w:noWrap/>
            <w:vAlign w:val="bottom"/>
            <w:hideMark/>
          </w:tcPr>
          <w:p w14:paraId="54AEB4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4.453</w:t>
            </w:r>
          </w:p>
        </w:tc>
        <w:tc>
          <w:tcPr>
            <w:tcW w:w="1090" w:type="dxa"/>
            <w:tcBorders>
              <w:top w:val="nil"/>
              <w:left w:val="nil"/>
              <w:bottom w:val="nil"/>
              <w:right w:val="nil"/>
            </w:tcBorders>
            <w:shd w:val="clear" w:color="000000" w:fill="FFFFFF"/>
            <w:noWrap/>
            <w:vAlign w:val="bottom"/>
            <w:hideMark/>
          </w:tcPr>
          <w:p w14:paraId="4D42DC0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-2.449</w:t>
            </w:r>
          </w:p>
        </w:tc>
        <w:tc>
          <w:tcPr>
            <w:tcW w:w="1090" w:type="dxa"/>
            <w:tcBorders>
              <w:top w:val="nil"/>
              <w:left w:val="nil"/>
              <w:bottom w:val="nil"/>
              <w:right w:val="nil"/>
            </w:tcBorders>
            <w:shd w:val="clear" w:color="000000" w:fill="FFFFFF"/>
            <w:noWrap/>
            <w:vAlign w:val="bottom"/>
            <w:hideMark/>
          </w:tcPr>
          <w:p w14:paraId="190066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19.539</w:t>
            </w:r>
          </w:p>
        </w:tc>
        <w:tc>
          <w:tcPr>
            <w:tcW w:w="956" w:type="dxa"/>
            <w:tcBorders>
              <w:top w:val="nil"/>
              <w:left w:val="nil"/>
              <w:bottom w:val="nil"/>
              <w:right w:val="nil"/>
            </w:tcBorders>
            <w:shd w:val="clear" w:color="000000" w:fill="FFFFFF"/>
            <w:noWrap/>
            <w:vAlign w:val="bottom"/>
            <w:hideMark/>
          </w:tcPr>
          <w:p w14:paraId="3F6C8B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422F41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2021-Q3</w:t>
            </w:r>
          </w:p>
        </w:tc>
        <w:tc>
          <w:tcPr>
            <w:tcW w:w="574" w:type="dxa"/>
            <w:tcBorders>
              <w:top w:val="nil"/>
              <w:left w:val="nil"/>
              <w:bottom w:val="nil"/>
              <w:right w:val="nil"/>
            </w:tcBorders>
            <w:shd w:val="clear" w:color="000000" w:fill="FFFFFF"/>
            <w:noWrap/>
            <w:vAlign w:val="bottom"/>
            <w:hideMark/>
          </w:tcPr>
          <w:p w14:paraId="29F2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111</w:t>
            </w:r>
          </w:p>
        </w:tc>
      </w:tr>
      <w:tr w:rsidR="00AE739C" w:rsidRPr="00935EAC" w14:paraId="0FD406D5" w14:textId="77777777" w:rsidTr="0073265E">
        <w:trPr>
          <w:trHeight w:val="170"/>
        </w:trPr>
        <w:tc>
          <w:tcPr>
            <w:tcW w:w="960" w:type="dxa"/>
            <w:tcBorders>
              <w:top w:val="nil"/>
              <w:left w:val="nil"/>
              <w:bottom w:val="nil"/>
              <w:right w:val="nil"/>
            </w:tcBorders>
            <w:shd w:val="clear" w:color="000000" w:fill="FFFFFF"/>
            <w:noWrap/>
            <w:vAlign w:val="bottom"/>
            <w:hideMark/>
          </w:tcPr>
          <w:p w14:paraId="276EA6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w:t>
            </w:r>
          </w:p>
        </w:tc>
        <w:tc>
          <w:tcPr>
            <w:tcW w:w="2254" w:type="dxa"/>
            <w:tcBorders>
              <w:top w:val="nil"/>
              <w:left w:val="nil"/>
              <w:bottom w:val="nil"/>
              <w:right w:val="nil"/>
            </w:tcBorders>
            <w:shd w:val="clear" w:color="000000" w:fill="FFFFFF"/>
            <w:noWrap/>
            <w:vAlign w:val="bottom"/>
            <w:hideMark/>
          </w:tcPr>
          <w:p w14:paraId="5AFCE5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Saudi Arabia</w:t>
            </w:r>
          </w:p>
        </w:tc>
        <w:tc>
          <w:tcPr>
            <w:tcW w:w="1090" w:type="dxa"/>
            <w:tcBorders>
              <w:top w:val="nil"/>
              <w:left w:val="nil"/>
              <w:bottom w:val="nil"/>
              <w:right w:val="nil"/>
            </w:tcBorders>
            <w:shd w:val="clear" w:color="000000" w:fill="FFFFFF"/>
            <w:noWrap/>
            <w:vAlign w:val="bottom"/>
            <w:hideMark/>
          </w:tcPr>
          <w:p w14:paraId="32F6C7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10.115</w:t>
            </w:r>
          </w:p>
        </w:tc>
        <w:tc>
          <w:tcPr>
            <w:tcW w:w="1030" w:type="dxa"/>
            <w:tcBorders>
              <w:top w:val="nil"/>
              <w:left w:val="nil"/>
              <w:bottom w:val="nil"/>
              <w:right w:val="nil"/>
            </w:tcBorders>
            <w:shd w:val="clear" w:color="000000" w:fill="FFFFFF"/>
            <w:noWrap/>
            <w:vAlign w:val="bottom"/>
            <w:hideMark/>
          </w:tcPr>
          <w:p w14:paraId="404A50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11.971</w:t>
            </w:r>
          </w:p>
        </w:tc>
        <w:tc>
          <w:tcPr>
            <w:tcW w:w="1090" w:type="dxa"/>
            <w:tcBorders>
              <w:top w:val="nil"/>
              <w:left w:val="nil"/>
              <w:bottom w:val="nil"/>
              <w:right w:val="nil"/>
            </w:tcBorders>
            <w:shd w:val="clear" w:color="000000" w:fill="FFFFFF"/>
            <w:noWrap/>
            <w:vAlign w:val="bottom"/>
            <w:hideMark/>
          </w:tcPr>
          <w:p w14:paraId="7DF222E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-13.678</w:t>
            </w:r>
          </w:p>
        </w:tc>
        <w:tc>
          <w:tcPr>
            <w:tcW w:w="1090" w:type="dxa"/>
            <w:tcBorders>
              <w:top w:val="nil"/>
              <w:left w:val="nil"/>
              <w:bottom w:val="nil"/>
              <w:right w:val="nil"/>
            </w:tcBorders>
            <w:shd w:val="clear" w:color="000000" w:fill="FFFFFF"/>
            <w:noWrap/>
            <w:vAlign w:val="bottom"/>
            <w:hideMark/>
          </w:tcPr>
          <w:p w14:paraId="4D3151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36.616</w:t>
            </w:r>
          </w:p>
        </w:tc>
        <w:tc>
          <w:tcPr>
            <w:tcW w:w="956" w:type="dxa"/>
            <w:tcBorders>
              <w:top w:val="nil"/>
              <w:left w:val="nil"/>
              <w:bottom w:val="nil"/>
              <w:right w:val="nil"/>
            </w:tcBorders>
            <w:shd w:val="clear" w:color="000000" w:fill="FFFFFF"/>
            <w:noWrap/>
            <w:vAlign w:val="bottom"/>
            <w:hideMark/>
          </w:tcPr>
          <w:p w14:paraId="78042F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2006-Q1</w:t>
            </w:r>
          </w:p>
        </w:tc>
        <w:tc>
          <w:tcPr>
            <w:tcW w:w="956" w:type="dxa"/>
            <w:tcBorders>
              <w:top w:val="nil"/>
              <w:left w:val="nil"/>
              <w:bottom w:val="nil"/>
              <w:right w:val="nil"/>
            </w:tcBorders>
            <w:shd w:val="clear" w:color="000000" w:fill="FFFFFF"/>
            <w:noWrap/>
            <w:vAlign w:val="bottom"/>
            <w:hideMark/>
          </w:tcPr>
          <w:p w14:paraId="53918BB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1A8B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r>
      <w:tr w:rsidR="00AE739C" w:rsidRPr="00935EAC" w14:paraId="595305FB" w14:textId="77777777" w:rsidTr="0073265E">
        <w:trPr>
          <w:trHeight w:val="170"/>
        </w:trPr>
        <w:tc>
          <w:tcPr>
            <w:tcW w:w="960" w:type="dxa"/>
            <w:tcBorders>
              <w:top w:val="nil"/>
              <w:left w:val="nil"/>
              <w:bottom w:val="nil"/>
              <w:right w:val="nil"/>
            </w:tcBorders>
            <w:shd w:val="clear" w:color="000000" w:fill="FFFFFF"/>
            <w:noWrap/>
            <w:vAlign w:val="bottom"/>
            <w:hideMark/>
          </w:tcPr>
          <w:p w14:paraId="5416CD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w:t>
            </w:r>
          </w:p>
        </w:tc>
        <w:tc>
          <w:tcPr>
            <w:tcW w:w="2254" w:type="dxa"/>
            <w:tcBorders>
              <w:top w:val="nil"/>
              <w:left w:val="nil"/>
              <w:bottom w:val="nil"/>
              <w:right w:val="nil"/>
            </w:tcBorders>
            <w:shd w:val="clear" w:color="000000" w:fill="FFFFFF"/>
            <w:noWrap/>
            <w:vAlign w:val="bottom"/>
            <w:hideMark/>
          </w:tcPr>
          <w:p w14:paraId="09CEFE7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Slovak Republic</w:t>
            </w:r>
          </w:p>
        </w:tc>
        <w:tc>
          <w:tcPr>
            <w:tcW w:w="1090" w:type="dxa"/>
            <w:tcBorders>
              <w:top w:val="nil"/>
              <w:left w:val="nil"/>
              <w:bottom w:val="nil"/>
              <w:right w:val="nil"/>
            </w:tcBorders>
            <w:shd w:val="clear" w:color="000000" w:fill="FFFFFF"/>
            <w:noWrap/>
            <w:vAlign w:val="bottom"/>
            <w:hideMark/>
          </w:tcPr>
          <w:p w14:paraId="65048F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-3.904</w:t>
            </w:r>
          </w:p>
        </w:tc>
        <w:tc>
          <w:tcPr>
            <w:tcW w:w="1030" w:type="dxa"/>
            <w:tcBorders>
              <w:top w:val="nil"/>
              <w:left w:val="nil"/>
              <w:bottom w:val="nil"/>
              <w:right w:val="nil"/>
            </w:tcBorders>
            <w:shd w:val="clear" w:color="000000" w:fill="FFFFFF"/>
            <w:noWrap/>
            <w:vAlign w:val="bottom"/>
            <w:hideMark/>
          </w:tcPr>
          <w:p w14:paraId="7AF535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4.201</w:t>
            </w:r>
          </w:p>
        </w:tc>
        <w:tc>
          <w:tcPr>
            <w:tcW w:w="1090" w:type="dxa"/>
            <w:tcBorders>
              <w:top w:val="nil"/>
              <w:left w:val="nil"/>
              <w:bottom w:val="nil"/>
              <w:right w:val="nil"/>
            </w:tcBorders>
            <w:shd w:val="clear" w:color="000000" w:fill="FFFFFF"/>
            <w:noWrap/>
            <w:vAlign w:val="bottom"/>
            <w:hideMark/>
          </w:tcPr>
          <w:p w14:paraId="2C02B6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-11.890</w:t>
            </w:r>
          </w:p>
        </w:tc>
        <w:tc>
          <w:tcPr>
            <w:tcW w:w="1090" w:type="dxa"/>
            <w:tcBorders>
              <w:top w:val="nil"/>
              <w:left w:val="nil"/>
              <w:bottom w:val="nil"/>
              <w:right w:val="nil"/>
            </w:tcBorders>
            <w:shd w:val="clear" w:color="000000" w:fill="FFFFFF"/>
            <w:noWrap/>
            <w:vAlign w:val="bottom"/>
            <w:hideMark/>
          </w:tcPr>
          <w:p w14:paraId="7F28014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11.874</w:t>
            </w:r>
          </w:p>
        </w:tc>
        <w:tc>
          <w:tcPr>
            <w:tcW w:w="956" w:type="dxa"/>
            <w:tcBorders>
              <w:top w:val="nil"/>
              <w:left w:val="nil"/>
              <w:bottom w:val="nil"/>
              <w:right w:val="nil"/>
            </w:tcBorders>
            <w:shd w:val="clear" w:color="000000" w:fill="FFFFFF"/>
            <w:noWrap/>
            <w:vAlign w:val="bottom"/>
            <w:hideMark/>
          </w:tcPr>
          <w:p w14:paraId="3CC55A6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7A2B07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FD715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3398B5A8" w14:textId="77777777" w:rsidTr="0073265E">
        <w:trPr>
          <w:trHeight w:val="170"/>
        </w:trPr>
        <w:tc>
          <w:tcPr>
            <w:tcW w:w="960" w:type="dxa"/>
            <w:tcBorders>
              <w:top w:val="nil"/>
              <w:left w:val="nil"/>
              <w:bottom w:val="nil"/>
              <w:right w:val="nil"/>
            </w:tcBorders>
            <w:shd w:val="clear" w:color="000000" w:fill="FFFFFF"/>
            <w:noWrap/>
            <w:vAlign w:val="bottom"/>
            <w:hideMark/>
          </w:tcPr>
          <w:p w14:paraId="61194A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w:t>
            </w:r>
          </w:p>
        </w:tc>
        <w:tc>
          <w:tcPr>
            <w:tcW w:w="2254" w:type="dxa"/>
            <w:tcBorders>
              <w:top w:val="nil"/>
              <w:left w:val="nil"/>
              <w:bottom w:val="nil"/>
              <w:right w:val="nil"/>
            </w:tcBorders>
            <w:shd w:val="clear" w:color="000000" w:fill="FFFFFF"/>
            <w:noWrap/>
            <w:vAlign w:val="bottom"/>
            <w:hideMark/>
          </w:tcPr>
          <w:p w14:paraId="2245FB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Slovenia</w:t>
            </w:r>
          </w:p>
        </w:tc>
        <w:tc>
          <w:tcPr>
            <w:tcW w:w="1090" w:type="dxa"/>
            <w:tcBorders>
              <w:top w:val="nil"/>
              <w:left w:val="nil"/>
              <w:bottom w:val="nil"/>
              <w:right w:val="nil"/>
            </w:tcBorders>
            <w:shd w:val="clear" w:color="000000" w:fill="FFFFFF"/>
            <w:noWrap/>
            <w:vAlign w:val="bottom"/>
            <w:hideMark/>
          </w:tcPr>
          <w:p w14:paraId="71DB5A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1.082</w:t>
            </w:r>
          </w:p>
        </w:tc>
        <w:tc>
          <w:tcPr>
            <w:tcW w:w="1030" w:type="dxa"/>
            <w:tcBorders>
              <w:top w:val="nil"/>
              <w:left w:val="nil"/>
              <w:bottom w:val="nil"/>
              <w:right w:val="nil"/>
            </w:tcBorders>
            <w:shd w:val="clear" w:color="000000" w:fill="FFFFFF"/>
            <w:noWrap/>
            <w:vAlign w:val="bottom"/>
            <w:hideMark/>
          </w:tcPr>
          <w:p w14:paraId="07200A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3.846</w:t>
            </w:r>
          </w:p>
        </w:tc>
        <w:tc>
          <w:tcPr>
            <w:tcW w:w="1090" w:type="dxa"/>
            <w:tcBorders>
              <w:top w:val="nil"/>
              <w:left w:val="nil"/>
              <w:bottom w:val="nil"/>
              <w:right w:val="nil"/>
            </w:tcBorders>
            <w:shd w:val="clear" w:color="000000" w:fill="FFFFFF"/>
            <w:noWrap/>
            <w:vAlign w:val="bottom"/>
            <w:hideMark/>
          </w:tcPr>
          <w:p w14:paraId="732C9A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-10.352</w:t>
            </w:r>
          </w:p>
        </w:tc>
        <w:tc>
          <w:tcPr>
            <w:tcW w:w="1090" w:type="dxa"/>
            <w:tcBorders>
              <w:top w:val="nil"/>
              <w:left w:val="nil"/>
              <w:bottom w:val="nil"/>
              <w:right w:val="nil"/>
            </w:tcBorders>
            <w:shd w:val="clear" w:color="000000" w:fill="FFFFFF"/>
            <w:noWrap/>
            <w:vAlign w:val="bottom"/>
            <w:hideMark/>
          </w:tcPr>
          <w:p w14:paraId="112104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9.246</w:t>
            </w:r>
          </w:p>
        </w:tc>
        <w:tc>
          <w:tcPr>
            <w:tcW w:w="956" w:type="dxa"/>
            <w:tcBorders>
              <w:top w:val="nil"/>
              <w:left w:val="nil"/>
              <w:bottom w:val="nil"/>
              <w:right w:val="nil"/>
            </w:tcBorders>
            <w:shd w:val="clear" w:color="000000" w:fill="FFFFFF"/>
            <w:noWrap/>
            <w:vAlign w:val="bottom"/>
            <w:hideMark/>
          </w:tcPr>
          <w:p w14:paraId="3AB79F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3174F0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E399F1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16D68202" w14:textId="77777777" w:rsidTr="0073265E">
        <w:trPr>
          <w:trHeight w:val="170"/>
        </w:trPr>
        <w:tc>
          <w:tcPr>
            <w:tcW w:w="960" w:type="dxa"/>
            <w:tcBorders>
              <w:top w:val="nil"/>
              <w:left w:val="nil"/>
              <w:bottom w:val="nil"/>
              <w:right w:val="nil"/>
            </w:tcBorders>
            <w:shd w:val="clear" w:color="000000" w:fill="FFFFFF"/>
            <w:noWrap/>
            <w:vAlign w:val="bottom"/>
            <w:hideMark/>
          </w:tcPr>
          <w:p w14:paraId="047DBD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w:t>
            </w:r>
          </w:p>
        </w:tc>
        <w:tc>
          <w:tcPr>
            <w:tcW w:w="2254" w:type="dxa"/>
            <w:tcBorders>
              <w:top w:val="nil"/>
              <w:left w:val="nil"/>
              <w:bottom w:val="nil"/>
              <w:right w:val="nil"/>
            </w:tcBorders>
            <w:shd w:val="clear" w:color="000000" w:fill="FFFFFF"/>
            <w:noWrap/>
            <w:vAlign w:val="bottom"/>
            <w:hideMark/>
          </w:tcPr>
          <w:p w14:paraId="66D719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South Africa</w:t>
            </w:r>
          </w:p>
        </w:tc>
        <w:tc>
          <w:tcPr>
            <w:tcW w:w="1090" w:type="dxa"/>
            <w:tcBorders>
              <w:top w:val="nil"/>
              <w:left w:val="nil"/>
              <w:bottom w:val="nil"/>
              <w:right w:val="nil"/>
            </w:tcBorders>
            <w:shd w:val="clear" w:color="000000" w:fill="FFFFFF"/>
            <w:noWrap/>
            <w:vAlign w:val="bottom"/>
            <w:hideMark/>
          </w:tcPr>
          <w:p w14:paraId="650535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-1.026</w:t>
            </w:r>
          </w:p>
        </w:tc>
        <w:tc>
          <w:tcPr>
            <w:tcW w:w="1030" w:type="dxa"/>
            <w:tcBorders>
              <w:top w:val="nil"/>
              <w:left w:val="nil"/>
              <w:bottom w:val="nil"/>
              <w:right w:val="nil"/>
            </w:tcBorders>
            <w:shd w:val="clear" w:color="000000" w:fill="FFFFFF"/>
            <w:noWrap/>
            <w:vAlign w:val="bottom"/>
            <w:hideMark/>
          </w:tcPr>
          <w:p w14:paraId="13D97E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3.235</w:t>
            </w:r>
          </w:p>
        </w:tc>
        <w:tc>
          <w:tcPr>
            <w:tcW w:w="1090" w:type="dxa"/>
            <w:tcBorders>
              <w:top w:val="nil"/>
              <w:left w:val="nil"/>
              <w:bottom w:val="nil"/>
              <w:right w:val="nil"/>
            </w:tcBorders>
            <w:shd w:val="clear" w:color="000000" w:fill="FFFFFF"/>
            <w:noWrap/>
            <w:vAlign w:val="bottom"/>
            <w:hideMark/>
          </w:tcPr>
          <w:p w14:paraId="19D96D1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-10.599</w:t>
            </w:r>
          </w:p>
        </w:tc>
        <w:tc>
          <w:tcPr>
            <w:tcW w:w="1090" w:type="dxa"/>
            <w:tcBorders>
              <w:top w:val="nil"/>
              <w:left w:val="nil"/>
              <w:bottom w:val="nil"/>
              <w:right w:val="nil"/>
            </w:tcBorders>
            <w:shd w:val="clear" w:color="000000" w:fill="FFFFFF"/>
            <w:noWrap/>
            <w:vAlign w:val="bottom"/>
            <w:hideMark/>
          </w:tcPr>
          <w:p w14:paraId="453B2B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11.214</w:t>
            </w:r>
          </w:p>
        </w:tc>
        <w:tc>
          <w:tcPr>
            <w:tcW w:w="956" w:type="dxa"/>
            <w:tcBorders>
              <w:top w:val="nil"/>
              <w:left w:val="nil"/>
              <w:bottom w:val="nil"/>
              <w:right w:val="nil"/>
            </w:tcBorders>
            <w:shd w:val="clear" w:color="000000" w:fill="FFFFFF"/>
            <w:noWrap/>
            <w:vAlign w:val="bottom"/>
            <w:hideMark/>
          </w:tcPr>
          <w:p w14:paraId="0A02A7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22DCD2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C82F3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06FD6F62" w14:textId="77777777" w:rsidTr="0073265E">
        <w:trPr>
          <w:trHeight w:val="170"/>
        </w:trPr>
        <w:tc>
          <w:tcPr>
            <w:tcW w:w="960" w:type="dxa"/>
            <w:tcBorders>
              <w:top w:val="nil"/>
              <w:left w:val="nil"/>
              <w:bottom w:val="nil"/>
              <w:right w:val="nil"/>
            </w:tcBorders>
            <w:shd w:val="clear" w:color="000000" w:fill="FFFFFF"/>
            <w:noWrap/>
            <w:vAlign w:val="bottom"/>
            <w:hideMark/>
          </w:tcPr>
          <w:p w14:paraId="3E4645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w:t>
            </w:r>
          </w:p>
        </w:tc>
        <w:tc>
          <w:tcPr>
            <w:tcW w:w="2254" w:type="dxa"/>
            <w:tcBorders>
              <w:top w:val="nil"/>
              <w:left w:val="nil"/>
              <w:bottom w:val="nil"/>
              <w:right w:val="nil"/>
            </w:tcBorders>
            <w:shd w:val="clear" w:color="000000" w:fill="FFFFFF"/>
            <w:noWrap/>
            <w:vAlign w:val="bottom"/>
            <w:hideMark/>
          </w:tcPr>
          <w:p w14:paraId="28E2DB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Spain</w:t>
            </w:r>
          </w:p>
        </w:tc>
        <w:tc>
          <w:tcPr>
            <w:tcW w:w="1090" w:type="dxa"/>
            <w:tcBorders>
              <w:top w:val="nil"/>
              <w:left w:val="nil"/>
              <w:bottom w:val="nil"/>
              <w:right w:val="nil"/>
            </w:tcBorders>
            <w:shd w:val="clear" w:color="000000" w:fill="FFFFFF"/>
            <w:noWrap/>
            <w:vAlign w:val="bottom"/>
            <w:hideMark/>
          </w:tcPr>
          <w:p w14:paraId="21FEAF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-1.616</w:t>
            </w:r>
          </w:p>
        </w:tc>
        <w:tc>
          <w:tcPr>
            <w:tcW w:w="1030" w:type="dxa"/>
            <w:tcBorders>
              <w:top w:val="nil"/>
              <w:left w:val="nil"/>
              <w:bottom w:val="nil"/>
              <w:right w:val="nil"/>
            </w:tcBorders>
            <w:shd w:val="clear" w:color="000000" w:fill="FFFFFF"/>
            <w:noWrap/>
            <w:vAlign w:val="bottom"/>
            <w:hideMark/>
          </w:tcPr>
          <w:p w14:paraId="4297F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3.180</w:t>
            </w:r>
          </w:p>
        </w:tc>
        <w:tc>
          <w:tcPr>
            <w:tcW w:w="1090" w:type="dxa"/>
            <w:tcBorders>
              <w:top w:val="nil"/>
              <w:left w:val="nil"/>
              <w:bottom w:val="nil"/>
              <w:right w:val="nil"/>
            </w:tcBorders>
            <w:shd w:val="clear" w:color="000000" w:fill="FFFFFF"/>
            <w:noWrap/>
            <w:vAlign w:val="bottom"/>
            <w:hideMark/>
          </w:tcPr>
          <w:p w14:paraId="5BD2F0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-9.992</w:t>
            </w:r>
          </w:p>
        </w:tc>
        <w:tc>
          <w:tcPr>
            <w:tcW w:w="1090" w:type="dxa"/>
            <w:tcBorders>
              <w:top w:val="nil"/>
              <w:left w:val="nil"/>
              <w:bottom w:val="nil"/>
              <w:right w:val="nil"/>
            </w:tcBorders>
            <w:shd w:val="clear" w:color="000000" w:fill="FFFFFF"/>
            <w:noWrap/>
            <w:vAlign w:val="bottom"/>
            <w:hideMark/>
          </w:tcPr>
          <w:p w14:paraId="46613B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3.807</w:t>
            </w:r>
          </w:p>
        </w:tc>
        <w:tc>
          <w:tcPr>
            <w:tcW w:w="956" w:type="dxa"/>
            <w:tcBorders>
              <w:top w:val="nil"/>
              <w:left w:val="nil"/>
              <w:bottom w:val="nil"/>
              <w:right w:val="nil"/>
            </w:tcBorders>
            <w:shd w:val="clear" w:color="000000" w:fill="FFFFFF"/>
            <w:noWrap/>
            <w:vAlign w:val="bottom"/>
            <w:hideMark/>
          </w:tcPr>
          <w:p w14:paraId="1B258E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0AD852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7D3E4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37D653D3" w14:textId="77777777" w:rsidTr="0073265E">
        <w:trPr>
          <w:trHeight w:val="170"/>
        </w:trPr>
        <w:tc>
          <w:tcPr>
            <w:tcW w:w="960" w:type="dxa"/>
            <w:tcBorders>
              <w:top w:val="nil"/>
              <w:left w:val="nil"/>
              <w:bottom w:val="nil"/>
              <w:right w:val="nil"/>
            </w:tcBorders>
            <w:shd w:val="clear" w:color="000000" w:fill="FFFFFF"/>
            <w:noWrap/>
            <w:vAlign w:val="bottom"/>
            <w:hideMark/>
          </w:tcPr>
          <w:p w14:paraId="43A6AD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67</w:t>
            </w:r>
          </w:p>
        </w:tc>
        <w:tc>
          <w:tcPr>
            <w:tcW w:w="2254" w:type="dxa"/>
            <w:tcBorders>
              <w:top w:val="nil"/>
              <w:left w:val="nil"/>
              <w:bottom w:val="nil"/>
              <w:right w:val="nil"/>
            </w:tcBorders>
            <w:shd w:val="clear" w:color="000000" w:fill="FFFFFF"/>
            <w:noWrap/>
            <w:vAlign w:val="bottom"/>
            <w:hideMark/>
          </w:tcPr>
          <w:p w14:paraId="6C4AFE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Sri Lanka</w:t>
            </w:r>
          </w:p>
        </w:tc>
        <w:tc>
          <w:tcPr>
            <w:tcW w:w="1090" w:type="dxa"/>
            <w:tcBorders>
              <w:top w:val="nil"/>
              <w:left w:val="nil"/>
              <w:bottom w:val="nil"/>
              <w:right w:val="nil"/>
            </w:tcBorders>
            <w:shd w:val="clear" w:color="000000" w:fill="FFFFFF"/>
            <w:noWrap/>
            <w:vAlign w:val="bottom"/>
            <w:hideMark/>
          </w:tcPr>
          <w:p w14:paraId="1410A3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-4.768</w:t>
            </w:r>
          </w:p>
        </w:tc>
        <w:tc>
          <w:tcPr>
            <w:tcW w:w="1030" w:type="dxa"/>
            <w:tcBorders>
              <w:top w:val="nil"/>
              <w:left w:val="nil"/>
              <w:bottom w:val="nil"/>
              <w:right w:val="nil"/>
            </w:tcBorders>
            <w:shd w:val="clear" w:color="000000" w:fill="FFFFFF"/>
            <w:noWrap/>
            <w:vAlign w:val="bottom"/>
            <w:hideMark/>
          </w:tcPr>
          <w:p w14:paraId="5D64D1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4.561</w:t>
            </w:r>
          </w:p>
        </w:tc>
        <w:tc>
          <w:tcPr>
            <w:tcW w:w="1090" w:type="dxa"/>
            <w:tcBorders>
              <w:top w:val="nil"/>
              <w:left w:val="nil"/>
              <w:bottom w:val="nil"/>
              <w:right w:val="nil"/>
            </w:tcBorders>
            <w:shd w:val="clear" w:color="000000" w:fill="FFFFFF"/>
            <w:noWrap/>
            <w:vAlign w:val="bottom"/>
            <w:hideMark/>
          </w:tcPr>
          <w:p w14:paraId="7FCEEC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-21.080</w:t>
            </w:r>
          </w:p>
        </w:tc>
        <w:tc>
          <w:tcPr>
            <w:tcW w:w="1090" w:type="dxa"/>
            <w:tcBorders>
              <w:top w:val="nil"/>
              <w:left w:val="nil"/>
              <w:bottom w:val="nil"/>
              <w:right w:val="nil"/>
            </w:tcBorders>
            <w:shd w:val="clear" w:color="000000" w:fill="FFFFFF"/>
            <w:noWrap/>
            <w:vAlign w:val="bottom"/>
            <w:hideMark/>
          </w:tcPr>
          <w:p w14:paraId="405842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956" w:type="dxa"/>
            <w:tcBorders>
              <w:top w:val="nil"/>
              <w:left w:val="nil"/>
              <w:bottom w:val="nil"/>
              <w:right w:val="nil"/>
            </w:tcBorders>
            <w:shd w:val="clear" w:color="000000" w:fill="FFFFFF"/>
            <w:noWrap/>
            <w:vAlign w:val="bottom"/>
            <w:hideMark/>
          </w:tcPr>
          <w:p w14:paraId="15014D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E17F1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2021-Q1</w:t>
            </w:r>
          </w:p>
        </w:tc>
        <w:tc>
          <w:tcPr>
            <w:tcW w:w="574" w:type="dxa"/>
            <w:tcBorders>
              <w:top w:val="nil"/>
              <w:left w:val="nil"/>
              <w:bottom w:val="nil"/>
              <w:right w:val="nil"/>
            </w:tcBorders>
            <w:shd w:val="clear" w:color="000000" w:fill="FFFFFF"/>
            <w:noWrap/>
            <w:vAlign w:val="bottom"/>
            <w:hideMark/>
          </w:tcPr>
          <w:p w14:paraId="27991C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w:t>
            </w:r>
          </w:p>
        </w:tc>
      </w:tr>
      <w:tr w:rsidR="00AE739C" w:rsidRPr="00935EAC" w14:paraId="42B41B08" w14:textId="77777777" w:rsidTr="0073265E">
        <w:trPr>
          <w:trHeight w:val="170"/>
        </w:trPr>
        <w:tc>
          <w:tcPr>
            <w:tcW w:w="960" w:type="dxa"/>
            <w:tcBorders>
              <w:top w:val="nil"/>
              <w:left w:val="nil"/>
              <w:bottom w:val="nil"/>
              <w:right w:val="nil"/>
            </w:tcBorders>
            <w:shd w:val="clear" w:color="000000" w:fill="FFFFFF"/>
            <w:noWrap/>
            <w:vAlign w:val="bottom"/>
            <w:hideMark/>
          </w:tcPr>
          <w:p w14:paraId="345AA0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w:t>
            </w:r>
          </w:p>
        </w:tc>
        <w:tc>
          <w:tcPr>
            <w:tcW w:w="2254" w:type="dxa"/>
            <w:tcBorders>
              <w:top w:val="nil"/>
              <w:left w:val="nil"/>
              <w:bottom w:val="nil"/>
              <w:right w:val="nil"/>
            </w:tcBorders>
            <w:shd w:val="clear" w:color="000000" w:fill="FFFFFF"/>
            <w:noWrap/>
            <w:vAlign w:val="bottom"/>
            <w:hideMark/>
          </w:tcPr>
          <w:p w14:paraId="13CAD4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Sweden</w:t>
            </w:r>
          </w:p>
        </w:tc>
        <w:tc>
          <w:tcPr>
            <w:tcW w:w="1090" w:type="dxa"/>
            <w:tcBorders>
              <w:top w:val="nil"/>
              <w:left w:val="nil"/>
              <w:bottom w:val="nil"/>
              <w:right w:val="nil"/>
            </w:tcBorders>
            <w:shd w:val="clear" w:color="000000" w:fill="FFFFFF"/>
            <w:noWrap/>
            <w:vAlign w:val="bottom"/>
            <w:hideMark/>
          </w:tcPr>
          <w:p w14:paraId="67512D6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2.470</w:t>
            </w:r>
          </w:p>
        </w:tc>
        <w:tc>
          <w:tcPr>
            <w:tcW w:w="1030" w:type="dxa"/>
            <w:tcBorders>
              <w:top w:val="nil"/>
              <w:left w:val="nil"/>
              <w:bottom w:val="nil"/>
              <w:right w:val="nil"/>
            </w:tcBorders>
            <w:shd w:val="clear" w:color="000000" w:fill="FFFFFF"/>
            <w:noWrap/>
            <w:vAlign w:val="bottom"/>
            <w:hideMark/>
          </w:tcPr>
          <w:p w14:paraId="3046DB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3.559</w:t>
            </w:r>
          </w:p>
        </w:tc>
        <w:tc>
          <w:tcPr>
            <w:tcW w:w="1090" w:type="dxa"/>
            <w:tcBorders>
              <w:top w:val="nil"/>
              <w:left w:val="nil"/>
              <w:bottom w:val="nil"/>
              <w:right w:val="nil"/>
            </w:tcBorders>
            <w:shd w:val="clear" w:color="000000" w:fill="FFFFFF"/>
            <w:noWrap/>
            <w:vAlign w:val="bottom"/>
            <w:hideMark/>
          </w:tcPr>
          <w:p w14:paraId="2967265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-5.506</w:t>
            </w:r>
          </w:p>
        </w:tc>
        <w:tc>
          <w:tcPr>
            <w:tcW w:w="1090" w:type="dxa"/>
            <w:tcBorders>
              <w:top w:val="nil"/>
              <w:left w:val="nil"/>
              <w:bottom w:val="nil"/>
              <w:right w:val="nil"/>
            </w:tcBorders>
            <w:shd w:val="clear" w:color="000000" w:fill="FFFFFF"/>
            <w:noWrap/>
            <w:vAlign w:val="bottom"/>
            <w:hideMark/>
          </w:tcPr>
          <w:p w14:paraId="75378A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9.449</w:t>
            </w:r>
          </w:p>
        </w:tc>
        <w:tc>
          <w:tcPr>
            <w:tcW w:w="956" w:type="dxa"/>
            <w:tcBorders>
              <w:top w:val="nil"/>
              <w:left w:val="nil"/>
              <w:bottom w:val="nil"/>
              <w:right w:val="nil"/>
            </w:tcBorders>
            <w:shd w:val="clear" w:color="000000" w:fill="FFFFFF"/>
            <w:noWrap/>
            <w:vAlign w:val="bottom"/>
            <w:hideMark/>
          </w:tcPr>
          <w:p w14:paraId="6EC6BD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962EC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326CD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3FB93AD" w14:textId="77777777" w:rsidTr="0073265E">
        <w:trPr>
          <w:trHeight w:val="170"/>
        </w:trPr>
        <w:tc>
          <w:tcPr>
            <w:tcW w:w="960" w:type="dxa"/>
            <w:tcBorders>
              <w:top w:val="nil"/>
              <w:left w:val="nil"/>
              <w:bottom w:val="nil"/>
              <w:right w:val="nil"/>
            </w:tcBorders>
            <w:shd w:val="clear" w:color="000000" w:fill="FFFFFF"/>
            <w:noWrap/>
            <w:vAlign w:val="bottom"/>
            <w:hideMark/>
          </w:tcPr>
          <w:p w14:paraId="127DDE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w:t>
            </w:r>
          </w:p>
        </w:tc>
        <w:tc>
          <w:tcPr>
            <w:tcW w:w="2254" w:type="dxa"/>
            <w:tcBorders>
              <w:top w:val="nil"/>
              <w:left w:val="nil"/>
              <w:bottom w:val="nil"/>
              <w:right w:val="nil"/>
            </w:tcBorders>
            <w:shd w:val="clear" w:color="000000" w:fill="FFFFFF"/>
            <w:noWrap/>
            <w:vAlign w:val="bottom"/>
            <w:hideMark/>
          </w:tcPr>
          <w:p w14:paraId="01DCBA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Switzerland</w:t>
            </w:r>
          </w:p>
        </w:tc>
        <w:tc>
          <w:tcPr>
            <w:tcW w:w="1090" w:type="dxa"/>
            <w:tcBorders>
              <w:top w:val="nil"/>
              <w:left w:val="nil"/>
              <w:bottom w:val="nil"/>
              <w:right w:val="nil"/>
            </w:tcBorders>
            <w:shd w:val="clear" w:color="000000" w:fill="FFFFFF"/>
            <w:noWrap/>
            <w:vAlign w:val="bottom"/>
            <w:hideMark/>
          </w:tcPr>
          <w:p w14:paraId="0BF07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5.714</w:t>
            </w:r>
          </w:p>
        </w:tc>
        <w:tc>
          <w:tcPr>
            <w:tcW w:w="1030" w:type="dxa"/>
            <w:tcBorders>
              <w:top w:val="nil"/>
              <w:left w:val="nil"/>
              <w:bottom w:val="nil"/>
              <w:right w:val="nil"/>
            </w:tcBorders>
            <w:shd w:val="clear" w:color="000000" w:fill="FFFFFF"/>
            <w:noWrap/>
            <w:vAlign w:val="bottom"/>
            <w:hideMark/>
          </w:tcPr>
          <w:p w14:paraId="2341E6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3.878</w:t>
            </w:r>
          </w:p>
        </w:tc>
        <w:tc>
          <w:tcPr>
            <w:tcW w:w="1090" w:type="dxa"/>
            <w:tcBorders>
              <w:top w:val="nil"/>
              <w:left w:val="nil"/>
              <w:bottom w:val="nil"/>
              <w:right w:val="nil"/>
            </w:tcBorders>
            <w:shd w:val="clear" w:color="000000" w:fill="FFFFFF"/>
            <w:noWrap/>
            <w:vAlign w:val="bottom"/>
            <w:hideMark/>
          </w:tcPr>
          <w:p w14:paraId="3241FB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-12.115</w:t>
            </w:r>
          </w:p>
        </w:tc>
        <w:tc>
          <w:tcPr>
            <w:tcW w:w="1090" w:type="dxa"/>
            <w:tcBorders>
              <w:top w:val="nil"/>
              <w:left w:val="nil"/>
              <w:bottom w:val="nil"/>
              <w:right w:val="nil"/>
            </w:tcBorders>
            <w:shd w:val="clear" w:color="000000" w:fill="FFFFFF"/>
            <w:noWrap/>
            <w:vAlign w:val="bottom"/>
            <w:hideMark/>
          </w:tcPr>
          <w:p w14:paraId="284BBF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14.543</w:t>
            </w:r>
          </w:p>
        </w:tc>
        <w:tc>
          <w:tcPr>
            <w:tcW w:w="956" w:type="dxa"/>
            <w:tcBorders>
              <w:top w:val="nil"/>
              <w:left w:val="nil"/>
              <w:bottom w:val="nil"/>
              <w:right w:val="nil"/>
            </w:tcBorders>
            <w:shd w:val="clear" w:color="000000" w:fill="FFFFFF"/>
            <w:noWrap/>
            <w:vAlign w:val="bottom"/>
            <w:hideMark/>
          </w:tcPr>
          <w:p w14:paraId="7CF3BF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2E08F5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8B78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3D918E3F" w14:textId="77777777" w:rsidTr="0073265E">
        <w:trPr>
          <w:trHeight w:val="170"/>
        </w:trPr>
        <w:tc>
          <w:tcPr>
            <w:tcW w:w="960" w:type="dxa"/>
            <w:tcBorders>
              <w:top w:val="nil"/>
              <w:left w:val="nil"/>
              <w:bottom w:val="nil"/>
              <w:right w:val="nil"/>
            </w:tcBorders>
            <w:shd w:val="clear" w:color="000000" w:fill="FFFFFF"/>
            <w:noWrap/>
            <w:vAlign w:val="bottom"/>
            <w:hideMark/>
          </w:tcPr>
          <w:p w14:paraId="055D28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w:t>
            </w:r>
          </w:p>
        </w:tc>
        <w:tc>
          <w:tcPr>
            <w:tcW w:w="2254" w:type="dxa"/>
            <w:tcBorders>
              <w:top w:val="nil"/>
              <w:left w:val="nil"/>
              <w:bottom w:val="nil"/>
              <w:right w:val="nil"/>
            </w:tcBorders>
            <w:shd w:val="clear" w:color="000000" w:fill="FFFFFF"/>
            <w:noWrap/>
            <w:vAlign w:val="bottom"/>
            <w:hideMark/>
          </w:tcPr>
          <w:p w14:paraId="61D9D4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Taiwan</w:t>
            </w:r>
          </w:p>
        </w:tc>
        <w:tc>
          <w:tcPr>
            <w:tcW w:w="1090" w:type="dxa"/>
            <w:tcBorders>
              <w:top w:val="nil"/>
              <w:left w:val="nil"/>
              <w:bottom w:val="nil"/>
              <w:right w:val="nil"/>
            </w:tcBorders>
            <w:shd w:val="clear" w:color="000000" w:fill="FFFFFF"/>
            <w:noWrap/>
            <w:vAlign w:val="bottom"/>
            <w:hideMark/>
          </w:tcPr>
          <w:p w14:paraId="7CADC02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7.988</w:t>
            </w:r>
          </w:p>
        </w:tc>
        <w:tc>
          <w:tcPr>
            <w:tcW w:w="1030" w:type="dxa"/>
            <w:tcBorders>
              <w:top w:val="nil"/>
              <w:left w:val="nil"/>
              <w:bottom w:val="nil"/>
              <w:right w:val="nil"/>
            </w:tcBorders>
            <w:shd w:val="clear" w:color="000000" w:fill="FFFFFF"/>
            <w:noWrap/>
            <w:vAlign w:val="bottom"/>
            <w:hideMark/>
          </w:tcPr>
          <w:p w14:paraId="30B171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4.810</w:t>
            </w:r>
          </w:p>
        </w:tc>
        <w:tc>
          <w:tcPr>
            <w:tcW w:w="1090" w:type="dxa"/>
            <w:tcBorders>
              <w:top w:val="nil"/>
              <w:left w:val="nil"/>
              <w:bottom w:val="nil"/>
              <w:right w:val="nil"/>
            </w:tcBorders>
            <w:shd w:val="clear" w:color="000000" w:fill="FFFFFF"/>
            <w:noWrap/>
            <w:vAlign w:val="bottom"/>
            <w:hideMark/>
          </w:tcPr>
          <w:p w14:paraId="224A2A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-5.188</w:t>
            </w:r>
          </w:p>
        </w:tc>
        <w:tc>
          <w:tcPr>
            <w:tcW w:w="1090" w:type="dxa"/>
            <w:tcBorders>
              <w:top w:val="nil"/>
              <w:left w:val="nil"/>
              <w:bottom w:val="nil"/>
              <w:right w:val="nil"/>
            </w:tcBorders>
            <w:shd w:val="clear" w:color="000000" w:fill="FFFFFF"/>
            <w:noWrap/>
            <w:vAlign w:val="bottom"/>
            <w:hideMark/>
          </w:tcPr>
          <w:p w14:paraId="1242E9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22.562</w:t>
            </w:r>
          </w:p>
        </w:tc>
        <w:tc>
          <w:tcPr>
            <w:tcW w:w="956" w:type="dxa"/>
            <w:tcBorders>
              <w:top w:val="nil"/>
              <w:left w:val="nil"/>
              <w:bottom w:val="nil"/>
              <w:right w:val="nil"/>
            </w:tcBorders>
            <w:shd w:val="clear" w:color="000000" w:fill="FFFFFF"/>
            <w:noWrap/>
            <w:vAlign w:val="bottom"/>
            <w:hideMark/>
          </w:tcPr>
          <w:p w14:paraId="2C08C6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67BEE0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20C841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156</w:t>
            </w:r>
          </w:p>
        </w:tc>
      </w:tr>
      <w:tr w:rsidR="00AE739C" w:rsidRPr="00935EAC" w14:paraId="32CEE596" w14:textId="77777777" w:rsidTr="0073265E">
        <w:trPr>
          <w:trHeight w:val="170"/>
        </w:trPr>
        <w:tc>
          <w:tcPr>
            <w:tcW w:w="960" w:type="dxa"/>
            <w:tcBorders>
              <w:top w:val="nil"/>
              <w:left w:val="nil"/>
              <w:bottom w:val="nil"/>
              <w:right w:val="nil"/>
            </w:tcBorders>
            <w:shd w:val="clear" w:color="000000" w:fill="FFFFFF"/>
            <w:noWrap/>
            <w:vAlign w:val="bottom"/>
            <w:hideMark/>
          </w:tcPr>
          <w:p w14:paraId="140ADD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71</w:t>
            </w:r>
          </w:p>
        </w:tc>
        <w:tc>
          <w:tcPr>
            <w:tcW w:w="2254" w:type="dxa"/>
            <w:tcBorders>
              <w:top w:val="nil"/>
              <w:left w:val="nil"/>
              <w:bottom w:val="nil"/>
              <w:right w:val="nil"/>
            </w:tcBorders>
            <w:shd w:val="clear" w:color="000000" w:fill="FFFFFF"/>
            <w:noWrap/>
            <w:vAlign w:val="bottom"/>
            <w:hideMark/>
          </w:tcPr>
          <w:p w14:paraId="7FEED6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Thailand</w:t>
            </w:r>
          </w:p>
        </w:tc>
        <w:tc>
          <w:tcPr>
            <w:tcW w:w="1090" w:type="dxa"/>
            <w:tcBorders>
              <w:top w:val="nil"/>
              <w:left w:val="nil"/>
              <w:bottom w:val="nil"/>
              <w:right w:val="nil"/>
            </w:tcBorders>
            <w:shd w:val="clear" w:color="000000" w:fill="FFFFFF"/>
            <w:noWrap/>
            <w:vAlign w:val="bottom"/>
            <w:hideMark/>
          </w:tcPr>
          <w:p w14:paraId="089A99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-0.262</w:t>
            </w:r>
          </w:p>
        </w:tc>
        <w:tc>
          <w:tcPr>
            <w:tcW w:w="1030" w:type="dxa"/>
            <w:tcBorders>
              <w:top w:val="nil"/>
              <w:left w:val="nil"/>
              <w:bottom w:val="nil"/>
              <w:right w:val="nil"/>
            </w:tcBorders>
            <w:shd w:val="clear" w:color="000000" w:fill="FFFFFF"/>
            <w:noWrap/>
            <w:vAlign w:val="bottom"/>
            <w:hideMark/>
          </w:tcPr>
          <w:p w14:paraId="2DEF07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6.403</w:t>
            </w:r>
          </w:p>
        </w:tc>
        <w:tc>
          <w:tcPr>
            <w:tcW w:w="1090" w:type="dxa"/>
            <w:tcBorders>
              <w:top w:val="nil"/>
              <w:left w:val="nil"/>
              <w:bottom w:val="nil"/>
              <w:right w:val="nil"/>
            </w:tcBorders>
            <w:shd w:val="clear" w:color="000000" w:fill="FFFFFF"/>
            <w:noWrap/>
            <w:vAlign w:val="bottom"/>
            <w:hideMark/>
          </w:tcPr>
          <w:p w14:paraId="460384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-12.561</w:t>
            </w:r>
          </w:p>
        </w:tc>
        <w:tc>
          <w:tcPr>
            <w:tcW w:w="1090" w:type="dxa"/>
            <w:tcBorders>
              <w:top w:val="nil"/>
              <w:left w:val="nil"/>
              <w:bottom w:val="nil"/>
              <w:right w:val="nil"/>
            </w:tcBorders>
            <w:shd w:val="clear" w:color="000000" w:fill="FFFFFF"/>
            <w:noWrap/>
            <w:vAlign w:val="bottom"/>
            <w:hideMark/>
          </w:tcPr>
          <w:p w14:paraId="0FFB14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13.725</w:t>
            </w:r>
          </w:p>
        </w:tc>
        <w:tc>
          <w:tcPr>
            <w:tcW w:w="956" w:type="dxa"/>
            <w:tcBorders>
              <w:top w:val="nil"/>
              <w:left w:val="nil"/>
              <w:bottom w:val="nil"/>
              <w:right w:val="nil"/>
            </w:tcBorders>
            <w:shd w:val="clear" w:color="000000" w:fill="FFFFFF"/>
            <w:noWrap/>
            <w:vAlign w:val="bottom"/>
            <w:hideMark/>
          </w:tcPr>
          <w:p w14:paraId="2E53E4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637B2E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07C52F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23E29604" w14:textId="77777777" w:rsidTr="0073265E">
        <w:trPr>
          <w:trHeight w:val="170"/>
        </w:trPr>
        <w:tc>
          <w:tcPr>
            <w:tcW w:w="960" w:type="dxa"/>
            <w:tcBorders>
              <w:top w:val="nil"/>
              <w:left w:val="nil"/>
              <w:bottom w:val="nil"/>
              <w:right w:val="nil"/>
            </w:tcBorders>
            <w:shd w:val="clear" w:color="000000" w:fill="FFFFFF"/>
            <w:noWrap/>
            <w:vAlign w:val="bottom"/>
            <w:hideMark/>
          </w:tcPr>
          <w:p w14:paraId="464A7B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w:t>
            </w:r>
          </w:p>
        </w:tc>
        <w:tc>
          <w:tcPr>
            <w:tcW w:w="2254" w:type="dxa"/>
            <w:tcBorders>
              <w:top w:val="nil"/>
              <w:left w:val="nil"/>
              <w:bottom w:val="nil"/>
              <w:right w:val="nil"/>
            </w:tcBorders>
            <w:shd w:val="clear" w:color="000000" w:fill="FFFFFF"/>
            <w:noWrap/>
            <w:vAlign w:val="bottom"/>
            <w:hideMark/>
          </w:tcPr>
          <w:p w14:paraId="327CCF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Turkey</w:t>
            </w:r>
          </w:p>
        </w:tc>
        <w:tc>
          <w:tcPr>
            <w:tcW w:w="1090" w:type="dxa"/>
            <w:tcBorders>
              <w:top w:val="nil"/>
              <w:left w:val="nil"/>
              <w:bottom w:val="nil"/>
              <w:right w:val="nil"/>
            </w:tcBorders>
            <w:shd w:val="clear" w:color="000000" w:fill="FFFFFF"/>
            <w:noWrap/>
            <w:vAlign w:val="bottom"/>
            <w:hideMark/>
          </w:tcPr>
          <w:p w14:paraId="794375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-2.352</w:t>
            </w:r>
          </w:p>
        </w:tc>
        <w:tc>
          <w:tcPr>
            <w:tcW w:w="1030" w:type="dxa"/>
            <w:tcBorders>
              <w:top w:val="nil"/>
              <w:left w:val="nil"/>
              <w:bottom w:val="nil"/>
              <w:right w:val="nil"/>
            </w:tcBorders>
            <w:shd w:val="clear" w:color="000000" w:fill="FFFFFF"/>
            <w:noWrap/>
            <w:vAlign w:val="bottom"/>
            <w:hideMark/>
          </w:tcPr>
          <w:p w14:paraId="2BFF74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2.898</w:t>
            </w:r>
          </w:p>
        </w:tc>
        <w:tc>
          <w:tcPr>
            <w:tcW w:w="1090" w:type="dxa"/>
            <w:tcBorders>
              <w:top w:val="nil"/>
              <w:left w:val="nil"/>
              <w:bottom w:val="nil"/>
              <w:right w:val="nil"/>
            </w:tcBorders>
            <w:shd w:val="clear" w:color="000000" w:fill="FFFFFF"/>
            <w:noWrap/>
            <w:vAlign w:val="bottom"/>
            <w:hideMark/>
          </w:tcPr>
          <w:p w14:paraId="022584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-9.338</w:t>
            </w:r>
          </w:p>
        </w:tc>
        <w:tc>
          <w:tcPr>
            <w:tcW w:w="1090" w:type="dxa"/>
            <w:tcBorders>
              <w:top w:val="nil"/>
              <w:left w:val="nil"/>
              <w:bottom w:val="nil"/>
              <w:right w:val="nil"/>
            </w:tcBorders>
            <w:shd w:val="clear" w:color="000000" w:fill="FFFFFF"/>
            <w:noWrap/>
            <w:vAlign w:val="bottom"/>
            <w:hideMark/>
          </w:tcPr>
          <w:p w14:paraId="74517F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6.448</w:t>
            </w:r>
          </w:p>
        </w:tc>
        <w:tc>
          <w:tcPr>
            <w:tcW w:w="956" w:type="dxa"/>
            <w:tcBorders>
              <w:top w:val="nil"/>
              <w:left w:val="nil"/>
              <w:bottom w:val="nil"/>
              <w:right w:val="nil"/>
            </w:tcBorders>
            <w:shd w:val="clear" w:color="000000" w:fill="FFFFFF"/>
            <w:noWrap/>
            <w:vAlign w:val="bottom"/>
            <w:hideMark/>
          </w:tcPr>
          <w:p w14:paraId="7593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1987-Q1</w:t>
            </w:r>
          </w:p>
        </w:tc>
        <w:tc>
          <w:tcPr>
            <w:tcW w:w="956" w:type="dxa"/>
            <w:tcBorders>
              <w:top w:val="nil"/>
              <w:left w:val="nil"/>
              <w:bottom w:val="nil"/>
              <w:right w:val="nil"/>
            </w:tcBorders>
            <w:shd w:val="clear" w:color="000000" w:fill="FFFFFF"/>
            <w:noWrap/>
            <w:vAlign w:val="bottom"/>
            <w:hideMark/>
          </w:tcPr>
          <w:p w14:paraId="2B37F65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CF2A6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w:t>
            </w:r>
          </w:p>
        </w:tc>
      </w:tr>
      <w:tr w:rsidR="00AE739C" w:rsidRPr="00935EAC" w14:paraId="377CABF2" w14:textId="77777777" w:rsidTr="0073265E">
        <w:trPr>
          <w:trHeight w:val="170"/>
        </w:trPr>
        <w:tc>
          <w:tcPr>
            <w:tcW w:w="960" w:type="dxa"/>
            <w:tcBorders>
              <w:top w:val="nil"/>
              <w:left w:val="nil"/>
              <w:bottom w:val="nil"/>
              <w:right w:val="nil"/>
            </w:tcBorders>
            <w:shd w:val="clear" w:color="000000" w:fill="FFFFFF"/>
            <w:noWrap/>
            <w:vAlign w:val="bottom"/>
            <w:hideMark/>
          </w:tcPr>
          <w:p w14:paraId="46A1DA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w:t>
            </w:r>
          </w:p>
        </w:tc>
        <w:tc>
          <w:tcPr>
            <w:tcW w:w="2254" w:type="dxa"/>
            <w:tcBorders>
              <w:top w:val="nil"/>
              <w:left w:val="nil"/>
              <w:bottom w:val="nil"/>
              <w:right w:val="nil"/>
            </w:tcBorders>
            <w:shd w:val="clear" w:color="000000" w:fill="FFFFFF"/>
            <w:noWrap/>
            <w:vAlign w:val="bottom"/>
            <w:hideMark/>
          </w:tcPr>
          <w:p w14:paraId="4A3D43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Kingdom</w:t>
            </w:r>
          </w:p>
        </w:tc>
        <w:tc>
          <w:tcPr>
            <w:tcW w:w="1090" w:type="dxa"/>
            <w:tcBorders>
              <w:top w:val="nil"/>
              <w:left w:val="nil"/>
              <w:bottom w:val="nil"/>
              <w:right w:val="nil"/>
            </w:tcBorders>
            <w:shd w:val="clear" w:color="000000" w:fill="FFFFFF"/>
            <w:noWrap/>
            <w:vAlign w:val="bottom"/>
            <w:hideMark/>
          </w:tcPr>
          <w:p w14:paraId="2B5CF97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-1.554</w:t>
            </w:r>
          </w:p>
        </w:tc>
        <w:tc>
          <w:tcPr>
            <w:tcW w:w="1030" w:type="dxa"/>
            <w:tcBorders>
              <w:top w:val="nil"/>
              <w:left w:val="nil"/>
              <w:bottom w:val="nil"/>
              <w:right w:val="nil"/>
            </w:tcBorders>
            <w:shd w:val="clear" w:color="000000" w:fill="FFFFFF"/>
            <w:noWrap/>
            <w:vAlign w:val="bottom"/>
            <w:hideMark/>
          </w:tcPr>
          <w:p w14:paraId="28DA0B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1.902</w:t>
            </w:r>
          </w:p>
        </w:tc>
        <w:tc>
          <w:tcPr>
            <w:tcW w:w="1090" w:type="dxa"/>
            <w:tcBorders>
              <w:top w:val="nil"/>
              <w:left w:val="nil"/>
              <w:bottom w:val="nil"/>
              <w:right w:val="nil"/>
            </w:tcBorders>
            <w:shd w:val="clear" w:color="000000" w:fill="FFFFFF"/>
            <w:noWrap/>
            <w:vAlign w:val="bottom"/>
            <w:hideMark/>
          </w:tcPr>
          <w:p w14:paraId="4FFC5C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-6.880</w:t>
            </w:r>
          </w:p>
        </w:tc>
        <w:tc>
          <w:tcPr>
            <w:tcW w:w="1090" w:type="dxa"/>
            <w:tcBorders>
              <w:top w:val="nil"/>
              <w:left w:val="nil"/>
              <w:bottom w:val="nil"/>
              <w:right w:val="nil"/>
            </w:tcBorders>
            <w:shd w:val="clear" w:color="000000" w:fill="FFFFFF"/>
            <w:noWrap/>
            <w:vAlign w:val="bottom"/>
            <w:hideMark/>
          </w:tcPr>
          <w:p w14:paraId="1F6CEC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3.799</w:t>
            </w:r>
          </w:p>
        </w:tc>
        <w:tc>
          <w:tcPr>
            <w:tcW w:w="956" w:type="dxa"/>
            <w:tcBorders>
              <w:top w:val="nil"/>
              <w:left w:val="nil"/>
              <w:bottom w:val="nil"/>
              <w:right w:val="nil"/>
            </w:tcBorders>
            <w:shd w:val="clear" w:color="000000" w:fill="FFFFFF"/>
            <w:noWrap/>
            <w:vAlign w:val="bottom"/>
            <w:hideMark/>
          </w:tcPr>
          <w:p w14:paraId="30B059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53113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5C952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5AB46024" w14:textId="77777777" w:rsidTr="0073265E">
        <w:trPr>
          <w:trHeight w:val="170"/>
        </w:trPr>
        <w:tc>
          <w:tcPr>
            <w:tcW w:w="960" w:type="dxa"/>
            <w:tcBorders>
              <w:top w:val="nil"/>
              <w:left w:val="nil"/>
              <w:bottom w:val="nil"/>
              <w:right w:val="nil"/>
            </w:tcBorders>
            <w:shd w:val="clear" w:color="000000" w:fill="FFFFFF"/>
            <w:noWrap/>
            <w:vAlign w:val="bottom"/>
            <w:hideMark/>
          </w:tcPr>
          <w:p w14:paraId="44DD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74</w:t>
            </w:r>
          </w:p>
        </w:tc>
        <w:tc>
          <w:tcPr>
            <w:tcW w:w="2254" w:type="dxa"/>
            <w:tcBorders>
              <w:top w:val="nil"/>
              <w:left w:val="nil"/>
              <w:bottom w:val="nil"/>
              <w:right w:val="nil"/>
            </w:tcBorders>
            <w:shd w:val="clear" w:color="000000" w:fill="FFFFFF"/>
            <w:noWrap/>
            <w:vAlign w:val="bottom"/>
            <w:hideMark/>
          </w:tcPr>
          <w:p w14:paraId="76902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States</w:t>
            </w:r>
          </w:p>
        </w:tc>
        <w:tc>
          <w:tcPr>
            <w:tcW w:w="1090" w:type="dxa"/>
            <w:tcBorders>
              <w:top w:val="nil"/>
              <w:left w:val="nil"/>
              <w:bottom w:val="nil"/>
              <w:right w:val="nil"/>
            </w:tcBorders>
            <w:shd w:val="clear" w:color="000000" w:fill="FFFFFF"/>
            <w:noWrap/>
            <w:vAlign w:val="bottom"/>
            <w:hideMark/>
          </w:tcPr>
          <w:p w14:paraId="13694A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-1.731</w:t>
            </w:r>
          </w:p>
        </w:tc>
        <w:tc>
          <w:tcPr>
            <w:tcW w:w="1030" w:type="dxa"/>
            <w:tcBorders>
              <w:top w:val="nil"/>
              <w:left w:val="nil"/>
              <w:bottom w:val="nil"/>
              <w:right w:val="nil"/>
            </w:tcBorders>
            <w:shd w:val="clear" w:color="000000" w:fill="FFFFFF"/>
            <w:noWrap/>
            <w:vAlign w:val="bottom"/>
            <w:hideMark/>
          </w:tcPr>
          <w:p w14:paraId="4950A5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1.846</w:t>
            </w:r>
          </w:p>
        </w:tc>
        <w:tc>
          <w:tcPr>
            <w:tcW w:w="1090" w:type="dxa"/>
            <w:tcBorders>
              <w:top w:val="nil"/>
              <w:left w:val="nil"/>
              <w:bottom w:val="nil"/>
              <w:right w:val="nil"/>
            </w:tcBorders>
            <w:shd w:val="clear" w:color="000000" w:fill="FFFFFF"/>
            <w:noWrap/>
            <w:vAlign w:val="bottom"/>
            <w:hideMark/>
          </w:tcPr>
          <w:p w14:paraId="35EDD0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-6.300</w:t>
            </w:r>
          </w:p>
        </w:tc>
        <w:tc>
          <w:tcPr>
            <w:tcW w:w="1090" w:type="dxa"/>
            <w:tcBorders>
              <w:top w:val="nil"/>
              <w:left w:val="nil"/>
              <w:bottom w:val="nil"/>
              <w:right w:val="nil"/>
            </w:tcBorders>
            <w:shd w:val="clear" w:color="000000" w:fill="FFFFFF"/>
            <w:noWrap/>
            <w:vAlign w:val="bottom"/>
            <w:hideMark/>
          </w:tcPr>
          <w:p w14:paraId="7F5DC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1.214</w:t>
            </w:r>
          </w:p>
        </w:tc>
        <w:tc>
          <w:tcPr>
            <w:tcW w:w="956" w:type="dxa"/>
            <w:tcBorders>
              <w:top w:val="nil"/>
              <w:left w:val="nil"/>
              <w:bottom w:val="nil"/>
              <w:right w:val="nil"/>
            </w:tcBorders>
            <w:shd w:val="clear" w:color="000000" w:fill="FFFFFF"/>
            <w:noWrap/>
            <w:vAlign w:val="bottom"/>
            <w:hideMark/>
          </w:tcPr>
          <w:p w14:paraId="4CF408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490226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287B1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7EB076D4" w14:textId="77777777" w:rsidTr="0073265E">
        <w:trPr>
          <w:trHeight w:val="170"/>
        </w:trPr>
        <w:tc>
          <w:tcPr>
            <w:tcW w:w="960" w:type="dxa"/>
            <w:tcBorders>
              <w:top w:val="nil"/>
              <w:left w:val="nil"/>
              <w:bottom w:val="nil"/>
              <w:right w:val="nil"/>
            </w:tcBorders>
            <w:shd w:val="clear" w:color="000000" w:fill="FFFFFF"/>
            <w:noWrap/>
            <w:vAlign w:val="bottom"/>
            <w:hideMark/>
          </w:tcPr>
          <w:p w14:paraId="54D93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w:t>
            </w:r>
          </w:p>
        </w:tc>
        <w:tc>
          <w:tcPr>
            <w:tcW w:w="2254" w:type="dxa"/>
            <w:tcBorders>
              <w:top w:val="nil"/>
              <w:left w:val="nil"/>
              <w:bottom w:val="nil"/>
              <w:right w:val="nil"/>
            </w:tcBorders>
            <w:shd w:val="clear" w:color="000000" w:fill="FFFFFF"/>
            <w:noWrap/>
            <w:vAlign w:val="bottom"/>
            <w:hideMark/>
          </w:tcPr>
          <w:p w14:paraId="2CE4FC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Uruguay</w:t>
            </w:r>
          </w:p>
        </w:tc>
        <w:tc>
          <w:tcPr>
            <w:tcW w:w="1090" w:type="dxa"/>
            <w:tcBorders>
              <w:top w:val="nil"/>
              <w:left w:val="nil"/>
              <w:bottom w:val="nil"/>
              <w:right w:val="nil"/>
            </w:tcBorders>
            <w:shd w:val="clear" w:color="000000" w:fill="FFFFFF"/>
            <w:noWrap/>
            <w:vAlign w:val="bottom"/>
            <w:hideMark/>
          </w:tcPr>
          <w:p w14:paraId="67BBA3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-1.272</w:t>
            </w:r>
          </w:p>
        </w:tc>
        <w:tc>
          <w:tcPr>
            <w:tcW w:w="1030" w:type="dxa"/>
            <w:tcBorders>
              <w:top w:val="nil"/>
              <w:left w:val="nil"/>
              <w:bottom w:val="nil"/>
              <w:right w:val="nil"/>
            </w:tcBorders>
            <w:shd w:val="clear" w:color="000000" w:fill="FFFFFF"/>
            <w:noWrap/>
            <w:vAlign w:val="bottom"/>
            <w:hideMark/>
          </w:tcPr>
          <w:p w14:paraId="24859D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2.100</w:t>
            </w:r>
          </w:p>
        </w:tc>
        <w:tc>
          <w:tcPr>
            <w:tcW w:w="1090" w:type="dxa"/>
            <w:tcBorders>
              <w:top w:val="nil"/>
              <w:left w:val="nil"/>
              <w:bottom w:val="nil"/>
              <w:right w:val="nil"/>
            </w:tcBorders>
            <w:shd w:val="clear" w:color="000000" w:fill="FFFFFF"/>
            <w:noWrap/>
            <w:vAlign w:val="bottom"/>
            <w:hideMark/>
          </w:tcPr>
          <w:p w14:paraId="34EF33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-8.082</w:t>
            </w:r>
          </w:p>
        </w:tc>
        <w:tc>
          <w:tcPr>
            <w:tcW w:w="1090" w:type="dxa"/>
            <w:tcBorders>
              <w:top w:val="nil"/>
              <w:left w:val="nil"/>
              <w:bottom w:val="nil"/>
              <w:right w:val="nil"/>
            </w:tcBorders>
            <w:shd w:val="clear" w:color="000000" w:fill="FFFFFF"/>
            <w:noWrap/>
            <w:vAlign w:val="bottom"/>
            <w:hideMark/>
          </w:tcPr>
          <w:p w14:paraId="579616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3.797</w:t>
            </w:r>
          </w:p>
        </w:tc>
        <w:tc>
          <w:tcPr>
            <w:tcW w:w="956" w:type="dxa"/>
            <w:tcBorders>
              <w:top w:val="nil"/>
              <w:left w:val="nil"/>
              <w:bottom w:val="nil"/>
              <w:right w:val="nil"/>
            </w:tcBorders>
            <w:shd w:val="clear" w:color="000000" w:fill="FFFFFF"/>
            <w:noWrap/>
            <w:vAlign w:val="bottom"/>
            <w:hideMark/>
          </w:tcPr>
          <w:p w14:paraId="33D9B9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42ABABB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EE693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3FE99CCC" w14:textId="77777777" w:rsidTr="0073265E">
        <w:trPr>
          <w:trHeight w:val="170"/>
        </w:trPr>
        <w:tc>
          <w:tcPr>
            <w:tcW w:w="960" w:type="dxa"/>
            <w:tcBorders>
              <w:top w:val="nil"/>
              <w:left w:val="nil"/>
              <w:bottom w:val="nil"/>
              <w:right w:val="nil"/>
            </w:tcBorders>
            <w:shd w:val="clear" w:color="000000" w:fill="FFFFFF"/>
            <w:noWrap/>
            <w:vAlign w:val="bottom"/>
            <w:hideMark/>
          </w:tcPr>
          <w:p w14:paraId="52CBA2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c>
          <w:tcPr>
            <w:tcW w:w="2254" w:type="dxa"/>
            <w:tcBorders>
              <w:top w:val="nil"/>
              <w:left w:val="nil"/>
              <w:bottom w:val="nil"/>
              <w:right w:val="nil"/>
            </w:tcBorders>
            <w:shd w:val="clear" w:color="000000" w:fill="FFFFFF"/>
            <w:noWrap/>
            <w:vAlign w:val="bottom"/>
            <w:hideMark/>
          </w:tcPr>
          <w:p w14:paraId="692A6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Venezuela  Rb</w:t>
            </w:r>
          </w:p>
        </w:tc>
        <w:tc>
          <w:tcPr>
            <w:tcW w:w="1090" w:type="dxa"/>
            <w:tcBorders>
              <w:top w:val="nil"/>
              <w:left w:val="nil"/>
              <w:bottom w:val="nil"/>
              <w:right w:val="nil"/>
            </w:tcBorders>
            <w:shd w:val="clear" w:color="000000" w:fill="FFFFFF"/>
            <w:noWrap/>
            <w:vAlign w:val="bottom"/>
            <w:hideMark/>
          </w:tcPr>
          <w:p w14:paraId="1BCF9C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1030" w:type="dxa"/>
            <w:tcBorders>
              <w:top w:val="nil"/>
              <w:left w:val="nil"/>
              <w:bottom w:val="nil"/>
              <w:right w:val="nil"/>
            </w:tcBorders>
            <w:shd w:val="clear" w:color="000000" w:fill="FFFFFF"/>
            <w:noWrap/>
            <w:vAlign w:val="bottom"/>
            <w:hideMark/>
          </w:tcPr>
          <w:p w14:paraId="06B713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6.186</w:t>
            </w:r>
          </w:p>
        </w:tc>
        <w:tc>
          <w:tcPr>
            <w:tcW w:w="1090" w:type="dxa"/>
            <w:tcBorders>
              <w:top w:val="nil"/>
              <w:left w:val="nil"/>
              <w:bottom w:val="nil"/>
              <w:right w:val="nil"/>
            </w:tcBorders>
            <w:shd w:val="clear" w:color="000000" w:fill="FFFFFF"/>
            <w:noWrap/>
            <w:vAlign w:val="bottom"/>
            <w:hideMark/>
          </w:tcPr>
          <w:p w14:paraId="3885AC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-6.652</w:t>
            </w:r>
          </w:p>
        </w:tc>
        <w:tc>
          <w:tcPr>
            <w:tcW w:w="1090" w:type="dxa"/>
            <w:tcBorders>
              <w:top w:val="nil"/>
              <w:left w:val="nil"/>
              <w:bottom w:val="nil"/>
              <w:right w:val="nil"/>
            </w:tcBorders>
            <w:shd w:val="clear" w:color="000000" w:fill="FFFFFF"/>
            <w:noWrap/>
            <w:vAlign w:val="bottom"/>
            <w:hideMark/>
          </w:tcPr>
          <w:p w14:paraId="7B3DEF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24.883</w:t>
            </w:r>
          </w:p>
        </w:tc>
        <w:tc>
          <w:tcPr>
            <w:tcW w:w="956" w:type="dxa"/>
            <w:tcBorders>
              <w:top w:val="nil"/>
              <w:left w:val="nil"/>
              <w:bottom w:val="nil"/>
              <w:right w:val="nil"/>
            </w:tcBorders>
            <w:shd w:val="clear" w:color="000000" w:fill="FFFFFF"/>
            <w:noWrap/>
            <w:vAlign w:val="bottom"/>
            <w:hideMark/>
          </w:tcPr>
          <w:p w14:paraId="122BBA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29A31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2014-Q4</w:t>
            </w:r>
          </w:p>
        </w:tc>
        <w:tc>
          <w:tcPr>
            <w:tcW w:w="574" w:type="dxa"/>
            <w:tcBorders>
              <w:top w:val="nil"/>
              <w:left w:val="nil"/>
              <w:bottom w:val="nil"/>
              <w:right w:val="nil"/>
            </w:tcBorders>
            <w:shd w:val="clear" w:color="000000" w:fill="FFFFFF"/>
            <w:noWrap/>
            <w:vAlign w:val="bottom"/>
            <w:hideMark/>
          </w:tcPr>
          <w:p w14:paraId="6079E8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392DD2F"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003109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77</w:t>
            </w:r>
          </w:p>
        </w:tc>
        <w:tc>
          <w:tcPr>
            <w:tcW w:w="2254" w:type="dxa"/>
            <w:tcBorders>
              <w:top w:val="nil"/>
              <w:left w:val="nil"/>
              <w:bottom w:val="single" w:sz="4" w:space="0" w:color="auto"/>
              <w:right w:val="nil"/>
            </w:tcBorders>
            <w:shd w:val="clear" w:color="000000" w:fill="FFFFFF"/>
            <w:noWrap/>
            <w:vAlign w:val="bottom"/>
            <w:hideMark/>
          </w:tcPr>
          <w:p w14:paraId="744B8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Vietnam</w:t>
            </w:r>
          </w:p>
        </w:tc>
        <w:tc>
          <w:tcPr>
            <w:tcW w:w="1090" w:type="dxa"/>
            <w:tcBorders>
              <w:top w:val="nil"/>
              <w:left w:val="nil"/>
              <w:bottom w:val="single" w:sz="4" w:space="0" w:color="auto"/>
              <w:right w:val="nil"/>
            </w:tcBorders>
            <w:shd w:val="clear" w:color="000000" w:fill="FFFFFF"/>
            <w:noWrap/>
            <w:vAlign w:val="bottom"/>
            <w:hideMark/>
          </w:tcPr>
          <w:p w14:paraId="11D2C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-1.302</w:t>
            </w:r>
          </w:p>
        </w:tc>
        <w:tc>
          <w:tcPr>
            <w:tcW w:w="1030" w:type="dxa"/>
            <w:tcBorders>
              <w:top w:val="nil"/>
              <w:left w:val="nil"/>
              <w:bottom w:val="single" w:sz="4" w:space="0" w:color="auto"/>
              <w:right w:val="nil"/>
            </w:tcBorders>
            <w:shd w:val="clear" w:color="000000" w:fill="FFFFFF"/>
            <w:noWrap/>
            <w:vAlign w:val="bottom"/>
            <w:hideMark/>
          </w:tcPr>
          <w:p w14:paraId="5D31C3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6.510</w:t>
            </w:r>
          </w:p>
        </w:tc>
        <w:tc>
          <w:tcPr>
            <w:tcW w:w="1090" w:type="dxa"/>
            <w:tcBorders>
              <w:top w:val="nil"/>
              <w:left w:val="nil"/>
              <w:bottom w:val="single" w:sz="4" w:space="0" w:color="auto"/>
              <w:right w:val="nil"/>
            </w:tcBorders>
            <w:shd w:val="clear" w:color="000000" w:fill="FFFFFF"/>
            <w:noWrap/>
            <w:vAlign w:val="bottom"/>
            <w:hideMark/>
          </w:tcPr>
          <w:p w14:paraId="5912D8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-38.299</w:t>
            </w:r>
          </w:p>
        </w:tc>
        <w:tc>
          <w:tcPr>
            <w:tcW w:w="1090" w:type="dxa"/>
            <w:tcBorders>
              <w:top w:val="nil"/>
              <w:left w:val="nil"/>
              <w:bottom w:val="single" w:sz="4" w:space="0" w:color="auto"/>
              <w:right w:val="nil"/>
            </w:tcBorders>
            <w:shd w:val="clear" w:color="000000" w:fill="FFFFFF"/>
            <w:noWrap/>
            <w:vAlign w:val="bottom"/>
            <w:hideMark/>
          </w:tcPr>
          <w:p w14:paraId="431314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8.760</w:t>
            </w:r>
          </w:p>
        </w:tc>
        <w:tc>
          <w:tcPr>
            <w:tcW w:w="956" w:type="dxa"/>
            <w:tcBorders>
              <w:top w:val="nil"/>
              <w:left w:val="nil"/>
              <w:bottom w:val="single" w:sz="4" w:space="0" w:color="auto"/>
              <w:right w:val="nil"/>
            </w:tcBorders>
            <w:shd w:val="clear" w:color="000000" w:fill="FFFFFF"/>
            <w:noWrap/>
            <w:vAlign w:val="bottom"/>
            <w:hideMark/>
          </w:tcPr>
          <w:p w14:paraId="4E1398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single" w:sz="4" w:space="0" w:color="auto"/>
              <w:right w:val="nil"/>
            </w:tcBorders>
            <w:shd w:val="clear" w:color="000000" w:fill="FFFFFF"/>
            <w:noWrap/>
            <w:vAlign w:val="bottom"/>
            <w:hideMark/>
          </w:tcPr>
          <w:p w14:paraId="60CAA3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single" w:sz="4" w:space="0" w:color="auto"/>
              <w:right w:val="nil"/>
            </w:tcBorders>
            <w:shd w:val="clear" w:color="000000" w:fill="FFFFFF"/>
            <w:noWrap/>
            <w:vAlign w:val="bottom"/>
            <w:hideMark/>
          </w:tcPr>
          <w:p w14:paraId="58FD9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bl>
    <w:p w14:paraId="54450E56" w14:textId="6DE1C95D" w:rsidR="002A4FF4" w:rsidRPr="00935EAC" w:rsidRDefault="002A4FF4" w:rsidP="0073265E">
      <w:pPr>
        <w:widowControl w:val="0"/>
        <w:autoSpaceDE w:val="0"/>
        <w:autoSpaceDN w:val="0"/>
        <w:spacing w:after="0" w:line="276" w:lineRule="auto"/>
        <w:ind w:firstLine="360"/>
        <w:jc w:val="both"/>
        <w:rPr>
          <w:rFonts w:eastAsia="Times New Roman" w:cs="Times New Roman"/>
          <w:sz w:val="20"/>
          <w:szCs w:val="20"/>
        </w:rPr>
      </w:pPr>
      <w:r w:rsidRPr="00935EAC">
        <w:rPr>
          <w:rFonts w:eastAsia="Times New Roman" w:cs="Times New Roman"/>
          <w:sz w:val="20"/>
          <w:szCs w:val="20"/>
        </w:rPr>
        <w:t>Source: authors’ calculations.</w:t>
      </w:r>
    </w:p>
    <w:p w14:paraId="7C0850E4" w14:textId="3E836FE7" w:rsidR="002A4FF4" w:rsidRPr="00935EAC" w:rsidRDefault="002A4FF4" w:rsidP="0073265E">
      <w:pPr>
        <w:ind w:firstLine="360"/>
        <w:jc w:val="both"/>
        <w:rPr>
          <w:rFonts w:eastAsia="Times New Roman" w:cs="Times New Roman"/>
          <w:sz w:val="22"/>
        </w:rPr>
      </w:pPr>
      <w:r w:rsidRPr="00935EAC">
        <w:rPr>
          <w:rFonts w:eastAsia="Times New Roman" w:cs="Times New Roman"/>
          <w:sz w:val="22"/>
        </w:rPr>
        <w:br w:type="page"/>
      </w:r>
    </w:p>
    <w:p w14:paraId="5368B986" w14:textId="462029B1" w:rsidR="002A4FF4" w:rsidRPr="00935EAC" w:rsidRDefault="002A4FF4" w:rsidP="00CE1920">
      <w:pPr>
        <w:rPr>
          <w:rFonts w:eastAsia="Times New Roman"/>
          <w:b/>
          <w:bCs/>
        </w:rPr>
      </w:pPr>
      <w:r w:rsidRPr="0073265E">
        <w:rPr>
          <w:rFonts w:eastAsia="Times New Roman"/>
          <w:b/>
          <w:bCs/>
        </w:rPr>
        <w:lastRenderedPageBreak/>
        <w:t>Appendix 2</w:t>
      </w:r>
      <w:r w:rsidR="005A68E5" w:rsidRPr="0073265E">
        <w:rPr>
          <w:rFonts w:eastAsia="Times New Roman"/>
          <w:b/>
          <w:bCs/>
        </w:rPr>
        <w:t>.</w:t>
      </w:r>
      <w:r w:rsidRPr="0073265E">
        <w:rPr>
          <w:rFonts w:eastAsia="Times New Roman"/>
          <w:b/>
          <w:bCs/>
        </w:rPr>
        <w:t xml:space="preserve"> </w:t>
      </w:r>
      <w:r w:rsidR="005A68E5" w:rsidRPr="0073265E">
        <w:rPr>
          <w:rFonts w:eastAsia="Times New Roman"/>
          <w:b/>
          <w:bCs/>
        </w:rPr>
        <w:t>U</w:t>
      </w:r>
      <w:r w:rsidRPr="0073265E">
        <w:rPr>
          <w:rFonts w:eastAsia="Times New Roman"/>
          <w:b/>
          <w:bCs/>
        </w:rPr>
        <w:t>nit root tests for individual countries</w:t>
      </w:r>
    </w:p>
    <w:tbl>
      <w:tblPr>
        <w:tblW w:w="0" w:type="auto"/>
        <w:jc w:val="center"/>
        <w:tblCellMar>
          <w:left w:w="70" w:type="dxa"/>
          <w:right w:w="70" w:type="dxa"/>
        </w:tblCellMar>
        <w:tblLook w:val="04A0" w:firstRow="1" w:lastRow="0" w:firstColumn="1" w:lastColumn="0" w:noHBand="0" w:noVBand="1"/>
      </w:tblPr>
      <w:tblGrid>
        <w:gridCol w:w="1768"/>
        <w:gridCol w:w="957"/>
        <w:gridCol w:w="957"/>
        <w:gridCol w:w="957"/>
        <w:gridCol w:w="957"/>
        <w:gridCol w:w="957"/>
        <w:gridCol w:w="990"/>
        <w:gridCol w:w="440"/>
      </w:tblGrid>
      <w:tr w:rsidR="009C67F2" w:rsidRPr="00935EAC" w14:paraId="163BAB10" w14:textId="77777777" w:rsidTr="0073265E">
        <w:trPr>
          <w:trHeight w:val="20"/>
          <w:jc w:val="center"/>
        </w:trPr>
        <w:tc>
          <w:tcPr>
            <w:tcW w:w="0" w:type="auto"/>
            <w:tcBorders>
              <w:top w:val="single" w:sz="8" w:space="0" w:color="auto"/>
              <w:left w:val="nil"/>
              <w:bottom w:val="single" w:sz="8" w:space="0" w:color="auto"/>
              <w:right w:val="nil"/>
            </w:tcBorders>
            <w:shd w:val="clear" w:color="000000" w:fill="FFFFFF"/>
            <w:noWrap/>
            <w:vAlign w:val="center"/>
            <w:hideMark/>
          </w:tcPr>
          <w:p w14:paraId="593784EC"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Country</w:t>
            </w:r>
          </w:p>
        </w:tc>
        <w:tc>
          <w:tcPr>
            <w:tcW w:w="0" w:type="auto"/>
            <w:tcBorders>
              <w:top w:val="single" w:sz="8" w:space="0" w:color="auto"/>
              <w:left w:val="nil"/>
              <w:bottom w:val="single" w:sz="8" w:space="0" w:color="auto"/>
              <w:right w:val="nil"/>
            </w:tcBorders>
            <w:shd w:val="clear" w:color="000000" w:fill="FFFFFF"/>
            <w:noWrap/>
            <w:vAlign w:val="center"/>
            <w:hideMark/>
          </w:tcPr>
          <w:p w14:paraId="41F34918"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ADF</w:t>
            </w:r>
          </w:p>
        </w:tc>
        <w:tc>
          <w:tcPr>
            <w:tcW w:w="0" w:type="auto"/>
            <w:tcBorders>
              <w:top w:val="single" w:sz="8" w:space="0" w:color="auto"/>
              <w:left w:val="nil"/>
              <w:bottom w:val="single" w:sz="8" w:space="0" w:color="auto"/>
              <w:right w:val="nil"/>
            </w:tcBorders>
            <w:shd w:val="clear" w:color="000000" w:fill="FFFFFF"/>
            <w:noWrap/>
            <w:vAlign w:val="center"/>
            <w:hideMark/>
          </w:tcPr>
          <w:p w14:paraId="2D48051F"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DFGLS</w:t>
            </w:r>
          </w:p>
        </w:tc>
        <w:tc>
          <w:tcPr>
            <w:tcW w:w="0" w:type="auto"/>
            <w:tcBorders>
              <w:top w:val="single" w:sz="8" w:space="0" w:color="auto"/>
              <w:left w:val="nil"/>
              <w:bottom w:val="single" w:sz="8" w:space="0" w:color="auto"/>
              <w:right w:val="nil"/>
            </w:tcBorders>
            <w:shd w:val="clear" w:color="000000" w:fill="FFFFFF"/>
            <w:noWrap/>
            <w:vAlign w:val="center"/>
            <w:hideMark/>
          </w:tcPr>
          <w:p w14:paraId="3EF94337" w14:textId="50D4930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ZT</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7B945D5C" w14:textId="53FDDD4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Za</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05CE7E19"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LM</w:t>
            </w:r>
          </w:p>
        </w:tc>
        <w:tc>
          <w:tcPr>
            <w:tcW w:w="0" w:type="auto"/>
            <w:tcBorders>
              <w:top w:val="single" w:sz="8" w:space="0" w:color="auto"/>
              <w:left w:val="nil"/>
              <w:bottom w:val="single" w:sz="8" w:space="0" w:color="auto"/>
              <w:right w:val="nil"/>
            </w:tcBorders>
            <w:shd w:val="clear" w:color="000000" w:fill="FFFFFF"/>
            <w:noWrap/>
            <w:vAlign w:val="center"/>
            <w:hideMark/>
          </w:tcPr>
          <w:p w14:paraId="5DC8394E"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KPSS</w:t>
            </w:r>
          </w:p>
        </w:tc>
        <w:tc>
          <w:tcPr>
            <w:tcW w:w="0" w:type="auto"/>
            <w:tcBorders>
              <w:top w:val="single" w:sz="8" w:space="0" w:color="auto"/>
              <w:left w:val="nil"/>
              <w:bottom w:val="single" w:sz="8" w:space="0" w:color="auto"/>
              <w:right w:val="nil"/>
            </w:tcBorders>
            <w:shd w:val="clear" w:color="000000" w:fill="FFFFFF"/>
            <w:noWrap/>
            <w:vAlign w:val="center"/>
            <w:hideMark/>
          </w:tcPr>
          <w:p w14:paraId="654B5653"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N</w:t>
            </w:r>
          </w:p>
        </w:tc>
      </w:tr>
      <w:tr w:rsidR="009C67F2" w:rsidRPr="00935EAC" w14:paraId="4270C4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1E306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Albania</w:t>
            </w:r>
          </w:p>
        </w:tc>
        <w:tc>
          <w:tcPr>
            <w:tcW w:w="0" w:type="auto"/>
            <w:tcBorders>
              <w:top w:val="nil"/>
              <w:left w:val="nil"/>
              <w:bottom w:val="nil"/>
              <w:right w:val="nil"/>
            </w:tcBorders>
            <w:shd w:val="clear" w:color="000000" w:fill="FFFFFF"/>
            <w:noWrap/>
            <w:vAlign w:val="center"/>
            <w:hideMark/>
          </w:tcPr>
          <w:p w14:paraId="43346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-0.3384</w:t>
            </w:r>
          </w:p>
        </w:tc>
        <w:tc>
          <w:tcPr>
            <w:tcW w:w="0" w:type="auto"/>
            <w:tcBorders>
              <w:top w:val="nil"/>
              <w:left w:val="nil"/>
              <w:bottom w:val="nil"/>
              <w:right w:val="nil"/>
            </w:tcBorders>
            <w:shd w:val="clear" w:color="000000" w:fill="FFFFFF"/>
            <w:noWrap/>
            <w:vAlign w:val="center"/>
            <w:hideMark/>
          </w:tcPr>
          <w:p w14:paraId="4D71F27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-0.6183</w:t>
            </w:r>
          </w:p>
        </w:tc>
        <w:tc>
          <w:tcPr>
            <w:tcW w:w="0" w:type="auto"/>
            <w:tcBorders>
              <w:top w:val="nil"/>
              <w:left w:val="nil"/>
              <w:bottom w:val="nil"/>
              <w:right w:val="nil"/>
            </w:tcBorders>
            <w:shd w:val="clear" w:color="000000" w:fill="FFFFFF"/>
            <w:noWrap/>
            <w:vAlign w:val="center"/>
            <w:hideMark/>
          </w:tcPr>
          <w:p w14:paraId="276F3F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w:t>
            </w:r>
          </w:p>
        </w:tc>
        <w:tc>
          <w:tcPr>
            <w:tcW w:w="0" w:type="auto"/>
            <w:tcBorders>
              <w:top w:val="nil"/>
              <w:left w:val="nil"/>
              <w:bottom w:val="nil"/>
              <w:right w:val="nil"/>
            </w:tcBorders>
            <w:shd w:val="clear" w:color="000000" w:fill="FFFFFF"/>
            <w:noWrap/>
            <w:vAlign w:val="center"/>
            <w:hideMark/>
          </w:tcPr>
          <w:p w14:paraId="71EDB3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4706F8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-1.581</w:t>
            </w:r>
          </w:p>
        </w:tc>
        <w:tc>
          <w:tcPr>
            <w:tcW w:w="0" w:type="auto"/>
            <w:tcBorders>
              <w:top w:val="nil"/>
              <w:left w:val="nil"/>
              <w:bottom w:val="nil"/>
              <w:right w:val="nil"/>
            </w:tcBorders>
            <w:shd w:val="clear" w:color="000000" w:fill="FFFFFF"/>
            <w:noWrap/>
            <w:vAlign w:val="center"/>
            <w:hideMark/>
          </w:tcPr>
          <w:p w14:paraId="7171D7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w:t>
            </w:r>
          </w:p>
        </w:tc>
        <w:tc>
          <w:tcPr>
            <w:tcW w:w="0" w:type="auto"/>
            <w:tcBorders>
              <w:top w:val="nil"/>
              <w:left w:val="nil"/>
              <w:bottom w:val="nil"/>
              <w:right w:val="nil"/>
            </w:tcBorders>
            <w:shd w:val="clear" w:color="000000" w:fill="FFFFFF"/>
            <w:noWrap/>
            <w:vAlign w:val="center"/>
            <w:hideMark/>
          </w:tcPr>
          <w:p w14:paraId="375E94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w:t>
            </w:r>
          </w:p>
        </w:tc>
      </w:tr>
      <w:tr w:rsidR="009C67F2" w:rsidRPr="00935EAC" w14:paraId="6679E8F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B1F33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Argentina</w:t>
            </w:r>
          </w:p>
        </w:tc>
        <w:tc>
          <w:tcPr>
            <w:tcW w:w="0" w:type="auto"/>
            <w:tcBorders>
              <w:top w:val="nil"/>
              <w:left w:val="nil"/>
              <w:bottom w:val="nil"/>
              <w:right w:val="nil"/>
            </w:tcBorders>
            <w:shd w:val="clear" w:color="000000" w:fill="FFFFFF"/>
            <w:noWrap/>
            <w:vAlign w:val="center"/>
            <w:hideMark/>
          </w:tcPr>
          <w:p w14:paraId="76F7F4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217B7C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-4.954***</w:t>
            </w:r>
          </w:p>
        </w:tc>
        <w:tc>
          <w:tcPr>
            <w:tcW w:w="0" w:type="auto"/>
            <w:tcBorders>
              <w:top w:val="nil"/>
              <w:left w:val="nil"/>
              <w:bottom w:val="nil"/>
              <w:right w:val="nil"/>
            </w:tcBorders>
            <w:shd w:val="clear" w:color="000000" w:fill="FFFFFF"/>
            <w:noWrap/>
            <w:vAlign w:val="center"/>
            <w:hideMark/>
          </w:tcPr>
          <w:p w14:paraId="196C4B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6AA7B09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-47.03***</w:t>
            </w:r>
          </w:p>
        </w:tc>
        <w:tc>
          <w:tcPr>
            <w:tcW w:w="0" w:type="auto"/>
            <w:tcBorders>
              <w:top w:val="nil"/>
              <w:left w:val="nil"/>
              <w:bottom w:val="nil"/>
              <w:right w:val="nil"/>
            </w:tcBorders>
            <w:shd w:val="clear" w:color="000000" w:fill="FFFFFF"/>
            <w:noWrap/>
            <w:vAlign w:val="center"/>
            <w:hideMark/>
          </w:tcPr>
          <w:p w14:paraId="3E2E26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-5.172***</w:t>
            </w:r>
          </w:p>
        </w:tc>
        <w:tc>
          <w:tcPr>
            <w:tcW w:w="0" w:type="auto"/>
            <w:tcBorders>
              <w:top w:val="nil"/>
              <w:left w:val="nil"/>
              <w:bottom w:val="nil"/>
              <w:right w:val="nil"/>
            </w:tcBorders>
            <w:shd w:val="clear" w:color="000000" w:fill="FFFFFF"/>
            <w:noWrap/>
            <w:vAlign w:val="center"/>
            <w:hideMark/>
          </w:tcPr>
          <w:p w14:paraId="0B8DF5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0.6126**</w:t>
            </w:r>
          </w:p>
        </w:tc>
        <w:tc>
          <w:tcPr>
            <w:tcW w:w="0" w:type="auto"/>
            <w:tcBorders>
              <w:top w:val="nil"/>
              <w:left w:val="nil"/>
              <w:bottom w:val="nil"/>
              <w:right w:val="nil"/>
            </w:tcBorders>
            <w:shd w:val="clear" w:color="000000" w:fill="FFFFFF"/>
            <w:noWrap/>
            <w:vAlign w:val="center"/>
            <w:hideMark/>
          </w:tcPr>
          <w:p w14:paraId="601A27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300B2A1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EB24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Armenia</w:t>
            </w:r>
          </w:p>
        </w:tc>
        <w:tc>
          <w:tcPr>
            <w:tcW w:w="0" w:type="auto"/>
            <w:tcBorders>
              <w:top w:val="nil"/>
              <w:left w:val="nil"/>
              <w:bottom w:val="nil"/>
              <w:right w:val="nil"/>
            </w:tcBorders>
            <w:shd w:val="clear" w:color="000000" w:fill="FFFFFF"/>
            <w:noWrap/>
            <w:vAlign w:val="center"/>
            <w:hideMark/>
          </w:tcPr>
          <w:p w14:paraId="70F624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-1.654</w:t>
            </w:r>
          </w:p>
        </w:tc>
        <w:tc>
          <w:tcPr>
            <w:tcW w:w="0" w:type="auto"/>
            <w:tcBorders>
              <w:top w:val="nil"/>
              <w:left w:val="nil"/>
              <w:bottom w:val="nil"/>
              <w:right w:val="nil"/>
            </w:tcBorders>
            <w:shd w:val="clear" w:color="000000" w:fill="FFFFFF"/>
            <w:noWrap/>
            <w:vAlign w:val="center"/>
            <w:hideMark/>
          </w:tcPr>
          <w:p w14:paraId="2DEC87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w:t>
            </w:r>
          </w:p>
        </w:tc>
        <w:tc>
          <w:tcPr>
            <w:tcW w:w="0" w:type="auto"/>
            <w:tcBorders>
              <w:top w:val="nil"/>
              <w:left w:val="nil"/>
              <w:bottom w:val="nil"/>
              <w:right w:val="nil"/>
            </w:tcBorders>
            <w:shd w:val="clear" w:color="000000" w:fill="FFFFFF"/>
            <w:noWrap/>
            <w:vAlign w:val="center"/>
            <w:hideMark/>
          </w:tcPr>
          <w:p w14:paraId="66184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-5.204***</w:t>
            </w:r>
          </w:p>
        </w:tc>
        <w:tc>
          <w:tcPr>
            <w:tcW w:w="0" w:type="auto"/>
            <w:tcBorders>
              <w:top w:val="nil"/>
              <w:left w:val="nil"/>
              <w:bottom w:val="nil"/>
              <w:right w:val="nil"/>
            </w:tcBorders>
            <w:shd w:val="clear" w:color="000000" w:fill="FFFFFF"/>
            <w:noWrap/>
            <w:vAlign w:val="center"/>
            <w:hideMark/>
          </w:tcPr>
          <w:p w14:paraId="4C34B1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-37.13***</w:t>
            </w:r>
          </w:p>
        </w:tc>
        <w:tc>
          <w:tcPr>
            <w:tcW w:w="0" w:type="auto"/>
            <w:tcBorders>
              <w:top w:val="nil"/>
              <w:left w:val="nil"/>
              <w:bottom w:val="nil"/>
              <w:right w:val="nil"/>
            </w:tcBorders>
            <w:shd w:val="clear" w:color="000000" w:fill="FFFFFF"/>
            <w:noWrap/>
            <w:vAlign w:val="center"/>
            <w:hideMark/>
          </w:tcPr>
          <w:p w14:paraId="1C8DE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-1.254</w:t>
            </w:r>
          </w:p>
        </w:tc>
        <w:tc>
          <w:tcPr>
            <w:tcW w:w="0" w:type="auto"/>
            <w:tcBorders>
              <w:top w:val="nil"/>
              <w:left w:val="nil"/>
              <w:bottom w:val="nil"/>
              <w:right w:val="nil"/>
            </w:tcBorders>
            <w:shd w:val="clear" w:color="000000" w:fill="FFFFFF"/>
            <w:noWrap/>
            <w:vAlign w:val="center"/>
            <w:hideMark/>
          </w:tcPr>
          <w:p w14:paraId="0B1251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3.772***</w:t>
            </w:r>
          </w:p>
        </w:tc>
        <w:tc>
          <w:tcPr>
            <w:tcW w:w="0" w:type="auto"/>
            <w:tcBorders>
              <w:top w:val="nil"/>
              <w:left w:val="nil"/>
              <w:bottom w:val="nil"/>
              <w:right w:val="nil"/>
            </w:tcBorders>
            <w:shd w:val="clear" w:color="000000" w:fill="FFFFFF"/>
            <w:noWrap/>
            <w:vAlign w:val="center"/>
            <w:hideMark/>
          </w:tcPr>
          <w:p w14:paraId="58C246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107</w:t>
            </w:r>
          </w:p>
        </w:tc>
      </w:tr>
      <w:tr w:rsidR="009C67F2" w:rsidRPr="00935EAC" w14:paraId="5F8071F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5A13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Australia</w:t>
            </w:r>
          </w:p>
        </w:tc>
        <w:tc>
          <w:tcPr>
            <w:tcW w:w="0" w:type="auto"/>
            <w:tcBorders>
              <w:top w:val="nil"/>
              <w:left w:val="nil"/>
              <w:bottom w:val="nil"/>
              <w:right w:val="nil"/>
            </w:tcBorders>
            <w:shd w:val="clear" w:color="000000" w:fill="FFFFFF"/>
            <w:noWrap/>
            <w:vAlign w:val="center"/>
            <w:hideMark/>
          </w:tcPr>
          <w:p w14:paraId="159DFA3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-2.843*</w:t>
            </w:r>
          </w:p>
        </w:tc>
        <w:tc>
          <w:tcPr>
            <w:tcW w:w="0" w:type="auto"/>
            <w:tcBorders>
              <w:top w:val="nil"/>
              <w:left w:val="nil"/>
              <w:bottom w:val="nil"/>
              <w:right w:val="nil"/>
            </w:tcBorders>
            <w:shd w:val="clear" w:color="000000" w:fill="FFFFFF"/>
            <w:noWrap/>
            <w:vAlign w:val="center"/>
            <w:hideMark/>
          </w:tcPr>
          <w:p w14:paraId="6893EB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-2.053**</w:t>
            </w:r>
          </w:p>
        </w:tc>
        <w:tc>
          <w:tcPr>
            <w:tcW w:w="0" w:type="auto"/>
            <w:tcBorders>
              <w:top w:val="nil"/>
              <w:left w:val="nil"/>
              <w:bottom w:val="nil"/>
              <w:right w:val="nil"/>
            </w:tcBorders>
            <w:shd w:val="clear" w:color="000000" w:fill="FFFFFF"/>
            <w:noWrap/>
            <w:vAlign w:val="center"/>
            <w:hideMark/>
          </w:tcPr>
          <w:p w14:paraId="0DC4A5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-3.765***</w:t>
            </w:r>
          </w:p>
        </w:tc>
        <w:tc>
          <w:tcPr>
            <w:tcW w:w="0" w:type="auto"/>
            <w:tcBorders>
              <w:top w:val="nil"/>
              <w:left w:val="nil"/>
              <w:bottom w:val="nil"/>
              <w:right w:val="nil"/>
            </w:tcBorders>
            <w:shd w:val="clear" w:color="000000" w:fill="FFFFFF"/>
            <w:noWrap/>
            <w:vAlign w:val="center"/>
            <w:hideMark/>
          </w:tcPr>
          <w:p w14:paraId="4C131FA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-27.01***</w:t>
            </w:r>
          </w:p>
        </w:tc>
        <w:tc>
          <w:tcPr>
            <w:tcW w:w="0" w:type="auto"/>
            <w:tcBorders>
              <w:top w:val="nil"/>
              <w:left w:val="nil"/>
              <w:bottom w:val="nil"/>
              <w:right w:val="nil"/>
            </w:tcBorders>
            <w:shd w:val="clear" w:color="000000" w:fill="FFFFFF"/>
            <w:noWrap/>
            <w:vAlign w:val="center"/>
            <w:hideMark/>
          </w:tcPr>
          <w:p w14:paraId="14B12C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-2.464</w:t>
            </w:r>
          </w:p>
        </w:tc>
        <w:tc>
          <w:tcPr>
            <w:tcW w:w="0" w:type="auto"/>
            <w:tcBorders>
              <w:top w:val="nil"/>
              <w:left w:val="nil"/>
              <w:bottom w:val="nil"/>
              <w:right w:val="nil"/>
            </w:tcBorders>
            <w:shd w:val="clear" w:color="000000" w:fill="FFFFFF"/>
            <w:noWrap/>
            <w:vAlign w:val="center"/>
            <w:hideMark/>
          </w:tcPr>
          <w:p w14:paraId="6C150D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3.271***</w:t>
            </w:r>
          </w:p>
        </w:tc>
        <w:tc>
          <w:tcPr>
            <w:tcW w:w="0" w:type="auto"/>
            <w:tcBorders>
              <w:top w:val="nil"/>
              <w:left w:val="nil"/>
              <w:bottom w:val="nil"/>
              <w:right w:val="nil"/>
            </w:tcBorders>
            <w:shd w:val="clear" w:color="000000" w:fill="FFFFFF"/>
            <w:noWrap/>
            <w:vAlign w:val="center"/>
            <w:hideMark/>
          </w:tcPr>
          <w:p w14:paraId="7EB421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64C7020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A1AE4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Austria</w:t>
            </w:r>
          </w:p>
        </w:tc>
        <w:tc>
          <w:tcPr>
            <w:tcW w:w="0" w:type="auto"/>
            <w:tcBorders>
              <w:top w:val="nil"/>
              <w:left w:val="nil"/>
              <w:bottom w:val="nil"/>
              <w:right w:val="nil"/>
            </w:tcBorders>
            <w:shd w:val="clear" w:color="000000" w:fill="FFFFFF"/>
            <w:noWrap/>
            <w:vAlign w:val="center"/>
            <w:hideMark/>
          </w:tcPr>
          <w:p w14:paraId="1EA7E2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-1.757</w:t>
            </w:r>
          </w:p>
        </w:tc>
        <w:tc>
          <w:tcPr>
            <w:tcW w:w="0" w:type="auto"/>
            <w:tcBorders>
              <w:top w:val="nil"/>
              <w:left w:val="nil"/>
              <w:bottom w:val="nil"/>
              <w:right w:val="nil"/>
            </w:tcBorders>
            <w:shd w:val="clear" w:color="000000" w:fill="FFFFFF"/>
            <w:noWrap/>
            <w:vAlign w:val="center"/>
            <w:hideMark/>
          </w:tcPr>
          <w:p w14:paraId="29B8ED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-1.786*</w:t>
            </w:r>
          </w:p>
        </w:tc>
        <w:tc>
          <w:tcPr>
            <w:tcW w:w="0" w:type="auto"/>
            <w:tcBorders>
              <w:top w:val="nil"/>
              <w:left w:val="nil"/>
              <w:bottom w:val="nil"/>
              <w:right w:val="nil"/>
            </w:tcBorders>
            <w:shd w:val="clear" w:color="000000" w:fill="FFFFFF"/>
            <w:noWrap/>
            <w:vAlign w:val="center"/>
            <w:hideMark/>
          </w:tcPr>
          <w:p w14:paraId="368C32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-4.215***</w:t>
            </w:r>
          </w:p>
        </w:tc>
        <w:tc>
          <w:tcPr>
            <w:tcW w:w="0" w:type="auto"/>
            <w:tcBorders>
              <w:top w:val="nil"/>
              <w:left w:val="nil"/>
              <w:bottom w:val="nil"/>
              <w:right w:val="nil"/>
            </w:tcBorders>
            <w:shd w:val="clear" w:color="000000" w:fill="FFFFFF"/>
            <w:noWrap/>
            <w:vAlign w:val="center"/>
            <w:hideMark/>
          </w:tcPr>
          <w:p w14:paraId="3B69FD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-33.22***</w:t>
            </w:r>
          </w:p>
        </w:tc>
        <w:tc>
          <w:tcPr>
            <w:tcW w:w="0" w:type="auto"/>
            <w:tcBorders>
              <w:top w:val="nil"/>
              <w:left w:val="nil"/>
              <w:bottom w:val="nil"/>
              <w:right w:val="nil"/>
            </w:tcBorders>
            <w:shd w:val="clear" w:color="000000" w:fill="FFFFFF"/>
            <w:noWrap/>
            <w:vAlign w:val="center"/>
            <w:hideMark/>
          </w:tcPr>
          <w:p w14:paraId="6C36FD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-1.868</w:t>
            </w:r>
          </w:p>
        </w:tc>
        <w:tc>
          <w:tcPr>
            <w:tcW w:w="0" w:type="auto"/>
            <w:tcBorders>
              <w:top w:val="nil"/>
              <w:left w:val="nil"/>
              <w:bottom w:val="nil"/>
              <w:right w:val="nil"/>
            </w:tcBorders>
            <w:shd w:val="clear" w:color="000000" w:fill="FFFFFF"/>
            <w:noWrap/>
            <w:vAlign w:val="center"/>
            <w:hideMark/>
          </w:tcPr>
          <w:p w14:paraId="14B323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9.343***</w:t>
            </w:r>
          </w:p>
        </w:tc>
        <w:tc>
          <w:tcPr>
            <w:tcW w:w="0" w:type="auto"/>
            <w:tcBorders>
              <w:top w:val="nil"/>
              <w:left w:val="nil"/>
              <w:bottom w:val="nil"/>
              <w:right w:val="nil"/>
            </w:tcBorders>
            <w:shd w:val="clear" w:color="000000" w:fill="FFFFFF"/>
            <w:noWrap/>
            <w:vAlign w:val="center"/>
            <w:hideMark/>
          </w:tcPr>
          <w:p w14:paraId="3776D4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653CDB3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A641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Belarus</w:t>
            </w:r>
          </w:p>
        </w:tc>
        <w:tc>
          <w:tcPr>
            <w:tcW w:w="0" w:type="auto"/>
            <w:tcBorders>
              <w:top w:val="nil"/>
              <w:left w:val="nil"/>
              <w:bottom w:val="nil"/>
              <w:right w:val="nil"/>
            </w:tcBorders>
            <w:shd w:val="clear" w:color="000000" w:fill="FFFFFF"/>
            <w:noWrap/>
            <w:vAlign w:val="center"/>
            <w:hideMark/>
          </w:tcPr>
          <w:p w14:paraId="22308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3B4FF8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-4.791***</w:t>
            </w:r>
          </w:p>
        </w:tc>
        <w:tc>
          <w:tcPr>
            <w:tcW w:w="0" w:type="auto"/>
            <w:tcBorders>
              <w:top w:val="nil"/>
              <w:left w:val="nil"/>
              <w:bottom w:val="nil"/>
              <w:right w:val="nil"/>
            </w:tcBorders>
            <w:shd w:val="clear" w:color="000000" w:fill="FFFFFF"/>
            <w:noWrap/>
            <w:vAlign w:val="center"/>
            <w:hideMark/>
          </w:tcPr>
          <w:p w14:paraId="05FE21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01661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-37.61***</w:t>
            </w:r>
          </w:p>
        </w:tc>
        <w:tc>
          <w:tcPr>
            <w:tcW w:w="0" w:type="auto"/>
            <w:tcBorders>
              <w:top w:val="nil"/>
              <w:left w:val="nil"/>
              <w:bottom w:val="nil"/>
              <w:right w:val="nil"/>
            </w:tcBorders>
            <w:shd w:val="clear" w:color="000000" w:fill="FFFFFF"/>
            <w:noWrap/>
            <w:vAlign w:val="center"/>
            <w:hideMark/>
          </w:tcPr>
          <w:p w14:paraId="45B7D6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-4.721***</w:t>
            </w:r>
          </w:p>
        </w:tc>
        <w:tc>
          <w:tcPr>
            <w:tcW w:w="0" w:type="auto"/>
            <w:tcBorders>
              <w:top w:val="nil"/>
              <w:left w:val="nil"/>
              <w:bottom w:val="nil"/>
              <w:right w:val="nil"/>
            </w:tcBorders>
            <w:shd w:val="clear" w:color="000000" w:fill="FFFFFF"/>
            <w:noWrap/>
            <w:vAlign w:val="center"/>
            <w:hideMark/>
          </w:tcPr>
          <w:p w14:paraId="38A89E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0.5718**</w:t>
            </w:r>
          </w:p>
        </w:tc>
        <w:tc>
          <w:tcPr>
            <w:tcW w:w="0" w:type="auto"/>
            <w:tcBorders>
              <w:top w:val="nil"/>
              <w:left w:val="nil"/>
              <w:bottom w:val="nil"/>
              <w:right w:val="nil"/>
            </w:tcBorders>
            <w:shd w:val="clear" w:color="000000" w:fill="FFFFFF"/>
            <w:noWrap/>
            <w:vAlign w:val="center"/>
            <w:hideMark/>
          </w:tcPr>
          <w:p w14:paraId="37CA41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97</w:t>
            </w:r>
          </w:p>
        </w:tc>
      </w:tr>
      <w:tr w:rsidR="009C67F2" w:rsidRPr="00935EAC" w14:paraId="5B2501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AB1FC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Belgium</w:t>
            </w:r>
          </w:p>
        </w:tc>
        <w:tc>
          <w:tcPr>
            <w:tcW w:w="0" w:type="auto"/>
            <w:tcBorders>
              <w:top w:val="nil"/>
              <w:left w:val="nil"/>
              <w:bottom w:val="nil"/>
              <w:right w:val="nil"/>
            </w:tcBorders>
            <w:shd w:val="clear" w:color="000000" w:fill="FFFFFF"/>
            <w:noWrap/>
            <w:vAlign w:val="center"/>
            <w:hideMark/>
          </w:tcPr>
          <w:p w14:paraId="493F3D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-1.823</w:t>
            </w:r>
          </w:p>
        </w:tc>
        <w:tc>
          <w:tcPr>
            <w:tcW w:w="0" w:type="auto"/>
            <w:tcBorders>
              <w:top w:val="nil"/>
              <w:left w:val="nil"/>
              <w:bottom w:val="nil"/>
              <w:right w:val="nil"/>
            </w:tcBorders>
            <w:shd w:val="clear" w:color="000000" w:fill="FFFFFF"/>
            <w:noWrap/>
            <w:vAlign w:val="center"/>
            <w:hideMark/>
          </w:tcPr>
          <w:p w14:paraId="1A1E71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-0.5058</w:t>
            </w:r>
          </w:p>
        </w:tc>
        <w:tc>
          <w:tcPr>
            <w:tcW w:w="0" w:type="auto"/>
            <w:tcBorders>
              <w:top w:val="nil"/>
              <w:left w:val="nil"/>
              <w:bottom w:val="nil"/>
              <w:right w:val="nil"/>
            </w:tcBorders>
            <w:shd w:val="clear" w:color="000000" w:fill="FFFFFF"/>
            <w:noWrap/>
            <w:vAlign w:val="center"/>
            <w:hideMark/>
          </w:tcPr>
          <w:p w14:paraId="1CFE01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-6.657***</w:t>
            </w:r>
          </w:p>
        </w:tc>
        <w:tc>
          <w:tcPr>
            <w:tcW w:w="0" w:type="auto"/>
            <w:tcBorders>
              <w:top w:val="nil"/>
              <w:left w:val="nil"/>
              <w:bottom w:val="nil"/>
              <w:right w:val="nil"/>
            </w:tcBorders>
            <w:shd w:val="clear" w:color="000000" w:fill="FFFFFF"/>
            <w:noWrap/>
            <w:vAlign w:val="center"/>
            <w:hideMark/>
          </w:tcPr>
          <w:p w14:paraId="5798F5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-65.18***</w:t>
            </w:r>
          </w:p>
        </w:tc>
        <w:tc>
          <w:tcPr>
            <w:tcW w:w="0" w:type="auto"/>
            <w:tcBorders>
              <w:top w:val="nil"/>
              <w:left w:val="nil"/>
              <w:bottom w:val="nil"/>
              <w:right w:val="nil"/>
            </w:tcBorders>
            <w:shd w:val="clear" w:color="000000" w:fill="FFFFFF"/>
            <w:noWrap/>
            <w:vAlign w:val="center"/>
            <w:hideMark/>
          </w:tcPr>
          <w:p w14:paraId="2205DD9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-3.184**</w:t>
            </w:r>
          </w:p>
        </w:tc>
        <w:tc>
          <w:tcPr>
            <w:tcW w:w="0" w:type="auto"/>
            <w:tcBorders>
              <w:top w:val="nil"/>
              <w:left w:val="nil"/>
              <w:bottom w:val="nil"/>
              <w:right w:val="nil"/>
            </w:tcBorders>
            <w:shd w:val="clear" w:color="000000" w:fill="FFFFFF"/>
            <w:noWrap/>
            <w:vAlign w:val="center"/>
            <w:hideMark/>
          </w:tcPr>
          <w:p w14:paraId="561394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4.57***</w:t>
            </w:r>
          </w:p>
        </w:tc>
        <w:tc>
          <w:tcPr>
            <w:tcW w:w="0" w:type="auto"/>
            <w:tcBorders>
              <w:top w:val="nil"/>
              <w:left w:val="nil"/>
              <w:bottom w:val="nil"/>
              <w:right w:val="nil"/>
            </w:tcBorders>
            <w:shd w:val="clear" w:color="000000" w:fill="FFFFFF"/>
            <w:noWrap/>
            <w:vAlign w:val="center"/>
            <w:hideMark/>
          </w:tcPr>
          <w:p w14:paraId="4832AD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CB5532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5A4F2F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Bolivia</w:t>
            </w:r>
          </w:p>
        </w:tc>
        <w:tc>
          <w:tcPr>
            <w:tcW w:w="0" w:type="auto"/>
            <w:tcBorders>
              <w:top w:val="nil"/>
              <w:left w:val="nil"/>
              <w:bottom w:val="nil"/>
              <w:right w:val="nil"/>
            </w:tcBorders>
            <w:shd w:val="clear" w:color="000000" w:fill="FFFFFF"/>
            <w:noWrap/>
            <w:vAlign w:val="center"/>
            <w:hideMark/>
          </w:tcPr>
          <w:p w14:paraId="140A830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-2.147</w:t>
            </w:r>
          </w:p>
        </w:tc>
        <w:tc>
          <w:tcPr>
            <w:tcW w:w="0" w:type="auto"/>
            <w:tcBorders>
              <w:top w:val="nil"/>
              <w:left w:val="nil"/>
              <w:bottom w:val="nil"/>
              <w:right w:val="nil"/>
            </w:tcBorders>
            <w:shd w:val="clear" w:color="000000" w:fill="FFFFFF"/>
            <w:noWrap/>
            <w:vAlign w:val="center"/>
            <w:hideMark/>
          </w:tcPr>
          <w:p w14:paraId="7251FA2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-2.035**</w:t>
            </w:r>
          </w:p>
        </w:tc>
        <w:tc>
          <w:tcPr>
            <w:tcW w:w="0" w:type="auto"/>
            <w:tcBorders>
              <w:top w:val="nil"/>
              <w:left w:val="nil"/>
              <w:bottom w:val="nil"/>
              <w:right w:val="nil"/>
            </w:tcBorders>
            <w:shd w:val="clear" w:color="000000" w:fill="FFFFFF"/>
            <w:noWrap/>
            <w:vAlign w:val="center"/>
            <w:hideMark/>
          </w:tcPr>
          <w:p w14:paraId="4DF5F2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6F760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-14.97**</w:t>
            </w:r>
          </w:p>
        </w:tc>
        <w:tc>
          <w:tcPr>
            <w:tcW w:w="0" w:type="auto"/>
            <w:tcBorders>
              <w:top w:val="nil"/>
              <w:left w:val="nil"/>
              <w:bottom w:val="nil"/>
              <w:right w:val="nil"/>
            </w:tcBorders>
            <w:shd w:val="clear" w:color="000000" w:fill="FFFFFF"/>
            <w:noWrap/>
            <w:vAlign w:val="center"/>
            <w:hideMark/>
          </w:tcPr>
          <w:p w14:paraId="1ED7BF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-2.177</w:t>
            </w:r>
          </w:p>
        </w:tc>
        <w:tc>
          <w:tcPr>
            <w:tcW w:w="0" w:type="auto"/>
            <w:tcBorders>
              <w:top w:val="nil"/>
              <w:left w:val="nil"/>
              <w:bottom w:val="nil"/>
              <w:right w:val="nil"/>
            </w:tcBorders>
            <w:shd w:val="clear" w:color="000000" w:fill="FFFFFF"/>
            <w:noWrap/>
            <w:vAlign w:val="center"/>
            <w:hideMark/>
          </w:tcPr>
          <w:p w14:paraId="55ED41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5.227***</w:t>
            </w:r>
          </w:p>
        </w:tc>
        <w:tc>
          <w:tcPr>
            <w:tcW w:w="0" w:type="auto"/>
            <w:tcBorders>
              <w:top w:val="nil"/>
              <w:left w:val="nil"/>
              <w:bottom w:val="nil"/>
              <w:right w:val="nil"/>
            </w:tcBorders>
            <w:shd w:val="clear" w:color="000000" w:fill="FFFFFF"/>
            <w:noWrap/>
            <w:vAlign w:val="center"/>
            <w:hideMark/>
          </w:tcPr>
          <w:p w14:paraId="09E837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42A3E6A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34344B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Bosnia Herzegovina</w:t>
            </w:r>
          </w:p>
        </w:tc>
        <w:tc>
          <w:tcPr>
            <w:tcW w:w="0" w:type="auto"/>
            <w:tcBorders>
              <w:top w:val="nil"/>
              <w:left w:val="nil"/>
              <w:bottom w:val="nil"/>
              <w:right w:val="nil"/>
            </w:tcBorders>
            <w:shd w:val="clear" w:color="000000" w:fill="FFFFFF"/>
            <w:noWrap/>
            <w:vAlign w:val="center"/>
            <w:hideMark/>
          </w:tcPr>
          <w:p w14:paraId="06B053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-1.39</w:t>
            </w:r>
          </w:p>
        </w:tc>
        <w:tc>
          <w:tcPr>
            <w:tcW w:w="0" w:type="auto"/>
            <w:tcBorders>
              <w:top w:val="nil"/>
              <w:left w:val="nil"/>
              <w:bottom w:val="nil"/>
              <w:right w:val="nil"/>
            </w:tcBorders>
            <w:shd w:val="clear" w:color="000000" w:fill="FFFFFF"/>
            <w:noWrap/>
            <w:vAlign w:val="center"/>
            <w:hideMark/>
          </w:tcPr>
          <w:p w14:paraId="3579D3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-1.565</w:t>
            </w:r>
          </w:p>
        </w:tc>
        <w:tc>
          <w:tcPr>
            <w:tcW w:w="0" w:type="auto"/>
            <w:tcBorders>
              <w:top w:val="nil"/>
              <w:left w:val="nil"/>
              <w:bottom w:val="nil"/>
              <w:right w:val="nil"/>
            </w:tcBorders>
            <w:shd w:val="clear" w:color="000000" w:fill="FFFFFF"/>
            <w:noWrap/>
            <w:vAlign w:val="center"/>
            <w:hideMark/>
          </w:tcPr>
          <w:p w14:paraId="1DC00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6AE7601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-15.05**</w:t>
            </w:r>
          </w:p>
        </w:tc>
        <w:tc>
          <w:tcPr>
            <w:tcW w:w="0" w:type="auto"/>
            <w:tcBorders>
              <w:top w:val="nil"/>
              <w:left w:val="nil"/>
              <w:bottom w:val="nil"/>
              <w:right w:val="nil"/>
            </w:tcBorders>
            <w:shd w:val="clear" w:color="000000" w:fill="FFFFFF"/>
            <w:noWrap/>
            <w:vAlign w:val="center"/>
            <w:hideMark/>
          </w:tcPr>
          <w:p w14:paraId="495E1C0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-2.009</w:t>
            </w:r>
          </w:p>
        </w:tc>
        <w:tc>
          <w:tcPr>
            <w:tcW w:w="0" w:type="auto"/>
            <w:tcBorders>
              <w:top w:val="nil"/>
              <w:left w:val="nil"/>
              <w:bottom w:val="nil"/>
              <w:right w:val="nil"/>
            </w:tcBorders>
            <w:shd w:val="clear" w:color="000000" w:fill="FFFFFF"/>
            <w:noWrap/>
            <w:vAlign w:val="center"/>
            <w:hideMark/>
          </w:tcPr>
          <w:p w14:paraId="3A6567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3.242***</w:t>
            </w:r>
          </w:p>
        </w:tc>
        <w:tc>
          <w:tcPr>
            <w:tcW w:w="0" w:type="auto"/>
            <w:tcBorders>
              <w:top w:val="nil"/>
              <w:left w:val="nil"/>
              <w:bottom w:val="nil"/>
              <w:right w:val="nil"/>
            </w:tcBorders>
            <w:shd w:val="clear" w:color="000000" w:fill="FFFFFF"/>
            <w:noWrap/>
            <w:vAlign w:val="center"/>
            <w:hideMark/>
          </w:tcPr>
          <w:p w14:paraId="5F4DB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w:t>
            </w:r>
          </w:p>
        </w:tc>
      </w:tr>
      <w:tr w:rsidR="009C67F2" w:rsidRPr="00935EAC" w14:paraId="54BC6B2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D51A0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Brazil</w:t>
            </w:r>
          </w:p>
        </w:tc>
        <w:tc>
          <w:tcPr>
            <w:tcW w:w="0" w:type="auto"/>
            <w:tcBorders>
              <w:top w:val="nil"/>
              <w:left w:val="nil"/>
              <w:bottom w:val="nil"/>
              <w:right w:val="nil"/>
            </w:tcBorders>
            <w:shd w:val="clear" w:color="000000" w:fill="FFFFFF"/>
            <w:noWrap/>
            <w:vAlign w:val="center"/>
            <w:hideMark/>
          </w:tcPr>
          <w:p w14:paraId="1E53F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-2.964**</w:t>
            </w:r>
          </w:p>
        </w:tc>
        <w:tc>
          <w:tcPr>
            <w:tcW w:w="0" w:type="auto"/>
            <w:tcBorders>
              <w:top w:val="nil"/>
              <w:left w:val="nil"/>
              <w:bottom w:val="nil"/>
              <w:right w:val="nil"/>
            </w:tcBorders>
            <w:shd w:val="clear" w:color="000000" w:fill="FFFFFF"/>
            <w:noWrap/>
            <w:vAlign w:val="center"/>
            <w:hideMark/>
          </w:tcPr>
          <w:p w14:paraId="16CC1AA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2F2814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-3.182**</w:t>
            </w:r>
          </w:p>
        </w:tc>
        <w:tc>
          <w:tcPr>
            <w:tcW w:w="0" w:type="auto"/>
            <w:tcBorders>
              <w:top w:val="nil"/>
              <w:left w:val="nil"/>
              <w:bottom w:val="nil"/>
              <w:right w:val="nil"/>
            </w:tcBorders>
            <w:shd w:val="clear" w:color="000000" w:fill="FFFFFF"/>
            <w:noWrap/>
            <w:vAlign w:val="center"/>
            <w:hideMark/>
          </w:tcPr>
          <w:p w14:paraId="2F9E88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-19.71**</w:t>
            </w:r>
          </w:p>
        </w:tc>
        <w:tc>
          <w:tcPr>
            <w:tcW w:w="0" w:type="auto"/>
            <w:tcBorders>
              <w:top w:val="nil"/>
              <w:left w:val="nil"/>
              <w:bottom w:val="nil"/>
              <w:right w:val="nil"/>
            </w:tcBorders>
            <w:shd w:val="clear" w:color="000000" w:fill="FFFFFF"/>
            <w:noWrap/>
            <w:vAlign w:val="center"/>
            <w:hideMark/>
          </w:tcPr>
          <w:p w14:paraId="6FE5F8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-3.017**</w:t>
            </w:r>
          </w:p>
        </w:tc>
        <w:tc>
          <w:tcPr>
            <w:tcW w:w="0" w:type="auto"/>
            <w:tcBorders>
              <w:top w:val="nil"/>
              <w:left w:val="nil"/>
              <w:bottom w:val="nil"/>
              <w:right w:val="nil"/>
            </w:tcBorders>
            <w:shd w:val="clear" w:color="000000" w:fill="FFFFFF"/>
            <w:noWrap/>
            <w:vAlign w:val="center"/>
            <w:hideMark/>
          </w:tcPr>
          <w:p w14:paraId="646F94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0.8329***</w:t>
            </w:r>
          </w:p>
        </w:tc>
        <w:tc>
          <w:tcPr>
            <w:tcW w:w="0" w:type="auto"/>
            <w:tcBorders>
              <w:top w:val="nil"/>
              <w:left w:val="nil"/>
              <w:bottom w:val="nil"/>
              <w:right w:val="nil"/>
            </w:tcBorders>
            <w:shd w:val="clear" w:color="000000" w:fill="FFFFFF"/>
            <w:noWrap/>
            <w:vAlign w:val="center"/>
            <w:hideMark/>
          </w:tcPr>
          <w:p w14:paraId="27A089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188</w:t>
            </w:r>
          </w:p>
        </w:tc>
      </w:tr>
      <w:tr w:rsidR="009C67F2" w:rsidRPr="00935EAC" w14:paraId="107E2A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B679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Bulgaria</w:t>
            </w:r>
          </w:p>
        </w:tc>
        <w:tc>
          <w:tcPr>
            <w:tcW w:w="0" w:type="auto"/>
            <w:tcBorders>
              <w:top w:val="nil"/>
              <w:left w:val="nil"/>
              <w:bottom w:val="nil"/>
              <w:right w:val="nil"/>
            </w:tcBorders>
            <w:shd w:val="clear" w:color="000000" w:fill="FFFFFF"/>
            <w:noWrap/>
            <w:vAlign w:val="center"/>
            <w:hideMark/>
          </w:tcPr>
          <w:p w14:paraId="30917B9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584058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-1.014</w:t>
            </w:r>
          </w:p>
        </w:tc>
        <w:tc>
          <w:tcPr>
            <w:tcW w:w="0" w:type="auto"/>
            <w:tcBorders>
              <w:top w:val="nil"/>
              <w:left w:val="nil"/>
              <w:bottom w:val="nil"/>
              <w:right w:val="nil"/>
            </w:tcBorders>
            <w:shd w:val="clear" w:color="000000" w:fill="FFFFFF"/>
            <w:noWrap/>
            <w:vAlign w:val="center"/>
            <w:hideMark/>
          </w:tcPr>
          <w:p w14:paraId="3780D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-3.999***</w:t>
            </w:r>
          </w:p>
        </w:tc>
        <w:tc>
          <w:tcPr>
            <w:tcW w:w="0" w:type="auto"/>
            <w:tcBorders>
              <w:top w:val="nil"/>
              <w:left w:val="nil"/>
              <w:bottom w:val="nil"/>
              <w:right w:val="nil"/>
            </w:tcBorders>
            <w:shd w:val="clear" w:color="000000" w:fill="FFFFFF"/>
            <w:noWrap/>
            <w:vAlign w:val="center"/>
            <w:hideMark/>
          </w:tcPr>
          <w:p w14:paraId="652022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-24.77***</w:t>
            </w:r>
          </w:p>
        </w:tc>
        <w:tc>
          <w:tcPr>
            <w:tcW w:w="0" w:type="auto"/>
            <w:tcBorders>
              <w:top w:val="nil"/>
              <w:left w:val="nil"/>
              <w:bottom w:val="nil"/>
              <w:right w:val="nil"/>
            </w:tcBorders>
            <w:shd w:val="clear" w:color="000000" w:fill="FFFFFF"/>
            <w:noWrap/>
            <w:vAlign w:val="center"/>
            <w:hideMark/>
          </w:tcPr>
          <w:p w14:paraId="1CD28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54AF6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w:t>
            </w:r>
          </w:p>
        </w:tc>
        <w:tc>
          <w:tcPr>
            <w:tcW w:w="0" w:type="auto"/>
            <w:tcBorders>
              <w:top w:val="nil"/>
              <w:left w:val="nil"/>
              <w:bottom w:val="nil"/>
              <w:right w:val="nil"/>
            </w:tcBorders>
            <w:shd w:val="clear" w:color="000000" w:fill="FFFFFF"/>
            <w:noWrap/>
            <w:vAlign w:val="center"/>
            <w:hideMark/>
          </w:tcPr>
          <w:p w14:paraId="67A719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124</w:t>
            </w:r>
          </w:p>
        </w:tc>
      </w:tr>
      <w:tr w:rsidR="009C67F2" w:rsidRPr="00935EAC" w14:paraId="2A0F7F0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31EC4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Cambodia</w:t>
            </w:r>
          </w:p>
        </w:tc>
        <w:tc>
          <w:tcPr>
            <w:tcW w:w="0" w:type="auto"/>
            <w:tcBorders>
              <w:top w:val="nil"/>
              <w:left w:val="nil"/>
              <w:bottom w:val="nil"/>
              <w:right w:val="nil"/>
            </w:tcBorders>
            <w:shd w:val="clear" w:color="000000" w:fill="FFFFFF"/>
            <w:noWrap/>
            <w:vAlign w:val="center"/>
            <w:hideMark/>
          </w:tcPr>
          <w:p w14:paraId="5E6B15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2.468</w:t>
            </w:r>
          </w:p>
        </w:tc>
        <w:tc>
          <w:tcPr>
            <w:tcW w:w="0" w:type="auto"/>
            <w:tcBorders>
              <w:top w:val="nil"/>
              <w:left w:val="nil"/>
              <w:bottom w:val="nil"/>
              <w:right w:val="nil"/>
            </w:tcBorders>
            <w:shd w:val="clear" w:color="000000" w:fill="FFFFFF"/>
            <w:noWrap/>
            <w:vAlign w:val="center"/>
            <w:hideMark/>
          </w:tcPr>
          <w:p w14:paraId="4D210F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2.725</w:t>
            </w:r>
          </w:p>
        </w:tc>
        <w:tc>
          <w:tcPr>
            <w:tcW w:w="0" w:type="auto"/>
            <w:tcBorders>
              <w:top w:val="nil"/>
              <w:left w:val="nil"/>
              <w:bottom w:val="nil"/>
              <w:right w:val="nil"/>
            </w:tcBorders>
            <w:shd w:val="clear" w:color="000000" w:fill="FFFFFF"/>
            <w:noWrap/>
            <w:vAlign w:val="center"/>
            <w:hideMark/>
          </w:tcPr>
          <w:p w14:paraId="085697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-1.636</w:t>
            </w:r>
          </w:p>
        </w:tc>
        <w:tc>
          <w:tcPr>
            <w:tcW w:w="0" w:type="auto"/>
            <w:tcBorders>
              <w:top w:val="nil"/>
              <w:left w:val="nil"/>
              <w:bottom w:val="nil"/>
              <w:right w:val="nil"/>
            </w:tcBorders>
            <w:shd w:val="clear" w:color="000000" w:fill="FFFFFF"/>
            <w:noWrap/>
            <w:vAlign w:val="center"/>
            <w:hideMark/>
          </w:tcPr>
          <w:p w14:paraId="7D03F4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-14.39**</w:t>
            </w:r>
          </w:p>
        </w:tc>
        <w:tc>
          <w:tcPr>
            <w:tcW w:w="0" w:type="auto"/>
            <w:tcBorders>
              <w:top w:val="nil"/>
              <w:left w:val="nil"/>
              <w:bottom w:val="nil"/>
              <w:right w:val="nil"/>
            </w:tcBorders>
            <w:shd w:val="clear" w:color="000000" w:fill="FFFFFF"/>
            <w:noWrap/>
            <w:vAlign w:val="center"/>
            <w:hideMark/>
          </w:tcPr>
          <w:p w14:paraId="1BCA73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nil"/>
              <w:right w:val="nil"/>
            </w:tcBorders>
            <w:shd w:val="clear" w:color="000000" w:fill="FFFFFF"/>
            <w:noWrap/>
            <w:vAlign w:val="center"/>
            <w:hideMark/>
          </w:tcPr>
          <w:p w14:paraId="40B48C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69778A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w:t>
            </w:r>
          </w:p>
        </w:tc>
      </w:tr>
      <w:tr w:rsidR="009C67F2" w:rsidRPr="00935EAC" w14:paraId="63A2F38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F896F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Canada</w:t>
            </w:r>
          </w:p>
        </w:tc>
        <w:tc>
          <w:tcPr>
            <w:tcW w:w="0" w:type="auto"/>
            <w:tcBorders>
              <w:top w:val="nil"/>
              <w:left w:val="nil"/>
              <w:bottom w:val="nil"/>
              <w:right w:val="nil"/>
            </w:tcBorders>
            <w:shd w:val="clear" w:color="000000" w:fill="FFFFFF"/>
            <w:noWrap/>
            <w:vAlign w:val="center"/>
            <w:hideMark/>
          </w:tcPr>
          <w:p w14:paraId="4698F5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-2.754*</w:t>
            </w:r>
          </w:p>
        </w:tc>
        <w:tc>
          <w:tcPr>
            <w:tcW w:w="0" w:type="auto"/>
            <w:tcBorders>
              <w:top w:val="nil"/>
              <w:left w:val="nil"/>
              <w:bottom w:val="nil"/>
              <w:right w:val="nil"/>
            </w:tcBorders>
            <w:shd w:val="clear" w:color="000000" w:fill="FFFFFF"/>
            <w:noWrap/>
            <w:vAlign w:val="center"/>
            <w:hideMark/>
          </w:tcPr>
          <w:p w14:paraId="750489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4A0DE0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-3.443***</w:t>
            </w:r>
          </w:p>
        </w:tc>
        <w:tc>
          <w:tcPr>
            <w:tcW w:w="0" w:type="auto"/>
            <w:tcBorders>
              <w:top w:val="nil"/>
              <w:left w:val="nil"/>
              <w:bottom w:val="nil"/>
              <w:right w:val="nil"/>
            </w:tcBorders>
            <w:shd w:val="clear" w:color="000000" w:fill="FFFFFF"/>
            <w:noWrap/>
            <w:vAlign w:val="center"/>
            <w:hideMark/>
          </w:tcPr>
          <w:p w14:paraId="115B1D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-22.8***</w:t>
            </w:r>
          </w:p>
        </w:tc>
        <w:tc>
          <w:tcPr>
            <w:tcW w:w="0" w:type="auto"/>
            <w:tcBorders>
              <w:top w:val="nil"/>
              <w:left w:val="nil"/>
              <w:bottom w:val="nil"/>
              <w:right w:val="nil"/>
            </w:tcBorders>
            <w:shd w:val="clear" w:color="000000" w:fill="FFFFFF"/>
            <w:noWrap/>
            <w:vAlign w:val="center"/>
            <w:hideMark/>
          </w:tcPr>
          <w:p w14:paraId="6F9847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-2.813*</w:t>
            </w:r>
          </w:p>
        </w:tc>
        <w:tc>
          <w:tcPr>
            <w:tcW w:w="0" w:type="auto"/>
            <w:tcBorders>
              <w:top w:val="nil"/>
              <w:left w:val="nil"/>
              <w:bottom w:val="nil"/>
              <w:right w:val="nil"/>
            </w:tcBorders>
            <w:shd w:val="clear" w:color="000000" w:fill="FFFFFF"/>
            <w:noWrap/>
            <w:vAlign w:val="center"/>
            <w:hideMark/>
          </w:tcPr>
          <w:p w14:paraId="3FFC90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2.617***</w:t>
            </w:r>
          </w:p>
        </w:tc>
        <w:tc>
          <w:tcPr>
            <w:tcW w:w="0" w:type="auto"/>
            <w:tcBorders>
              <w:top w:val="nil"/>
              <w:left w:val="nil"/>
              <w:bottom w:val="nil"/>
              <w:right w:val="nil"/>
            </w:tcBorders>
            <w:shd w:val="clear" w:color="000000" w:fill="FFFFFF"/>
            <w:noWrap/>
            <w:vAlign w:val="center"/>
            <w:hideMark/>
          </w:tcPr>
          <w:p w14:paraId="57333C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w:t>
            </w:r>
          </w:p>
        </w:tc>
      </w:tr>
      <w:tr w:rsidR="009C67F2" w:rsidRPr="00935EAC" w14:paraId="285BE33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D653D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Chile</w:t>
            </w:r>
          </w:p>
        </w:tc>
        <w:tc>
          <w:tcPr>
            <w:tcW w:w="0" w:type="auto"/>
            <w:tcBorders>
              <w:top w:val="nil"/>
              <w:left w:val="nil"/>
              <w:bottom w:val="nil"/>
              <w:right w:val="nil"/>
            </w:tcBorders>
            <w:shd w:val="clear" w:color="000000" w:fill="FFFFFF"/>
            <w:noWrap/>
            <w:vAlign w:val="center"/>
            <w:hideMark/>
          </w:tcPr>
          <w:p w14:paraId="2FE833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-1.988</w:t>
            </w:r>
          </w:p>
        </w:tc>
        <w:tc>
          <w:tcPr>
            <w:tcW w:w="0" w:type="auto"/>
            <w:tcBorders>
              <w:top w:val="nil"/>
              <w:left w:val="nil"/>
              <w:bottom w:val="nil"/>
              <w:right w:val="nil"/>
            </w:tcBorders>
            <w:shd w:val="clear" w:color="000000" w:fill="FFFFFF"/>
            <w:noWrap/>
            <w:vAlign w:val="center"/>
            <w:hideMark/>
          </w:tcPr>
          <w:p w14:paraId="7A17F4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-1.949*</w:t>
            </w:r>
          </w:p>
        </w:tc>
        <w:tc>
          <w:tcPr>
            <w:tcW w:w="0" w:type="auto"/>
            <w:tcBorders>
              <w:top w:val="nil"/>
              <w:left w:val="nil"/>
              <w:bottom w:val="nil"/>
              <w:right w:val="nil"/>
            </w:tcBorders>
            <w:shd w:val="clear" w:color="000000" w:fill="FFFFFF"/>
            <w:noWrap/>
            <w:vAlign w:val="center"/>
            <w:hideMark/>
          </w:tcPr>
          <w:p w14:paraId="03FE23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-4.075***</w:t>
            </w:r>
          </w:p>
        </w:tc>
        <w:tc>
          <w:tcPr>
            <w:tcW w:w="0" w:type="auto"/>
            <w:tcBorders>
              <w:top w:val="nil"/>
              <w:left w:val="nil"/>
              <w:bottom w:val="nil"/>
              <w:right w:val="nil"/>
            </w:tcBorders>
            <w:shd w:val="clear" w:color="000000" w:fill="FFFFFF"/>
            <w:noWrap/>
            <w:vAlign w:val="center"/>
            <w:hideMark/>
          </w:tcPr>
          <w:p w14:paraId="47B3531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-29.94***</w:t>
            </w:r>
          </w:p>
        </w:tc>
        <w:tc>
          <w:tcPr>
            <w:tcW w:w="0" w:type="auto"/>
            <w:tcBorders>
              <w:top w:val="nil"/>
              <w:left w:val="nil"/>
              <w:bottom w:val="nil"/>
              <w:right w:val="nil"/>
            </w:tcBorders>
            <w:shd w:val="clear" w:color="000000" w:fill="FFFFFF"/>
            <w:noWrap/>
            <w:vAlign w:val="center"/>
            <w:hideMark/>
          </w:tcPr>
          <w:p w14:paraId="458695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w:t>
            </w:r>
          </w:p>
        </w:tc>
        <w:tc>
          <w:tcPr>
            <w:tcW w:w="0" w:type="auto"/>
            <w:tcBorders>
              <w:top w:val="nil"/>
              <w:left w:val="nil"/>
              <w:bottom w:val="nil"/>
              <w:right w:val="nil"/>
            </w:tcBorders>
            <w:shd w:val="clear" w:color="000000" w:fill="FFFFFF"/>
            <w:noWrap/>
            <w:vAlign w:val="center"/>
            <w:hideMark/>
          </w:tcPr>
          <w:p w14:paraId="571BB5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1.359***</w:t>
            </w:r>
          </w:p>
        </w:tc>
        <w:tc>
          <w:tcPr>
            <w:tcW w:w="0" w:type="auto"/>
            <w:tcBorders>
              <w:top w:val="nil"/>
              <w:left w:val="nil"/>
              <w:bottom w:val="nil"/>
              <w:right w:val="nil"/>
            </w:tcBorders>
            <w:shd w:val="clear" w:color="000000" w:fill="FFFFFF"/>
            <w:noWrap/>
            <w:vAlign w:val="center"/>
            <w:hideMark/>
          </w:tcPr>
          <w:p w14:paraId="5D1922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0912C6B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276C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China</w:t>
            </w:r>
          </w:p>
        </w:tc>
        <w:tc>
          <w:tcPr>
            <w:tcW w:w="0" w:type="auto"/>
            <w:tcBorders>
              <w:top w:val="nil"/>
              <w:left w:val="nil"/>
              <w:bottom w:val="nil"/>
              <w:right w:val="nil"/>
            </w:tcBorders>
            <w:shd w:val="clear" w:color="000000" w:fill="FFFFFF"/>
            <w:noWrap/>
            <w:vAlign w:val="center"/>
            <w:hideMark/>
          </w:tcPr>
          <w:p w14:paraId="4B8A74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-2.022</w:t>
            </w:r>
          </w:p>
        </w:tc>
        <w:tc>
          <w:tcPr>
            <w:tcW w:w="0" w:type="auto"/>
            <w:tcBorders>
              <w:top w:val="nil"/>
              <w:left w:val="nil"/>
              <w:bottom w:val="nil"/>
              <w:right w:val="nil"/>
            </w:tcBorders>
            <w:shd w:val="clear" w:color="000000" w:fill="FFFFFF"/>
            <w:noWrap/>
            <w:vAlign w:val="center"/>
            <w:hideMark/>
          </w:tcPr>
          <w:p w14:paraId="199D5E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-1.907*</w:t>
            </w:r>
          </w:p>
        </w:tc>
        <w:tc>
          <w:tcPr>
            <w:tcW w:w="0" w:type="auto"/>
            <w:tcBorders>
              <w:top w:val="nil"/>
              <w:left w:val="nil"/>
              <w:bottom w:val="nil"/>
              <w:right w:val="nil"/>
            </w:tcBorders>
            <w:shd w:val="clear" w:color="000000" w:fill="FFFFFF"/>
            <w:noWrap/>
            <w:vAlign w:val="center"/>
            <w:hideMark/>
          </w:tcPr>
          <w:p w14:paraId="4549F5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-3.15**</w:t>
            </w:r>
          </w:p>
        </w:tc>
        <w:tc>
          <w:tcPr>
            <w:tcW w:w="0" w:type="auto"/>
            <w:tcBorders>
              <w:top w:val="nil"/>
              <w:left w:val="nil"/>
              <w:bottom w:val="nil"/>
              <w:right w:val="nil"/>
            </w:tcBorders>
            <w:shd w:val="clear" w:color="000000" w:fill="FFFFFF"/>
            <w:noWrap/>
            <w:vAlign w:val="center"/>
            <w:hideMark/>
          </w:tcPr>
          <w:p w14:paraId="415077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705386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-2.036</w:t>
            </w:r>
          </w:p>
        </w:tc>
        <w:tc>
          <w:tcPr>
            <w:tcW w:w="0" w:type="auto"/>
            <w:tcBorders>
              <w:top w:val="nil"/>
              <w:left w:val="nil"/>
              <w:bottom w:val="nil"/>
              <w:right w:val="nil"/>
            </w:tcBorders>
            <w:shd w:val="clear" w:color="000000" w:fill="FFFFFF"/>
            <w:noWrap/>
            <w:vAlign w:val="center"/>
            <w:hideMark/>
          </w:tcPr>
          <w:p w14:paraId="2E5185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1.373***</w:t>
            </w:r>
          </w:p>
        </w:tc>
        <w:tc>
          <w:tcPr>
            <w:tcW w:w="0" w:type="auto"/>
            <w:tcBorders>
              <w:top w:val="nil"/>
              <w:left w:val="nil"/>
              <w:bottom w:val="nil"/>
              <w:right w:val="nil"/>
            </w:tcBorders>
            <w:shd w:val="clear" w:color="000000" w:fill="FFFFFF"/>
            <w:noWrap/>
            <w:vAlign w:val="center"/>
            <w:hideMark/>
          </w:tcPr>
          <w:p w14:paraId="086E43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43C290F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5D75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Colombia</w:t>
            </w:r>
          </w:p>
        </w:tc>
        <w:tc>
          <w:tcPr>
            <w:tcW w:w="0" w:type="auto"/>
            <w:tcBorders>
              <w:top w:val="nil"/>
              <w:left w:val="nil"/>
              <w:bottom w:val="nil"/>
              <w:right w:val="nil"/>
            </w:tcBorders>
            <w:shd w:val="clear" w:color="000000" w:fill="FFFFFF"/>
            <w:noWrap/>
            <w:vAlign w:val="center"/>
            <w:hideMark/>
          </w:tcPr>
          <w:p w14:paraId="0C7F08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006AB5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-2.416**</w:t>
            </w:r>
          </w:p>
        </w:tc>
        <w:tc>
          <w:tcPr>
            <w:tcW w:w="0" w:type="auto"/>
            <w:tcBorders>
              <w:top w:val="nil"/>
              <w:left w:val="nil"/>
              <w:bottom w:val="nil"/>
              <w:right w:val="nil"/>
            </w:tcBorders>
            <w:shd w:val="clear" w:color="000000" w:fill="FFFFFF"/>
            <w:noWrap/>
            <w:vAlign w:val="center"/>
            <w:hideMark/>
          </w:tcPr>
          <w:p w14:paraId="18B5EDC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166F77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-15.43**</w:t>
            </w:r>
          </w:p>
        </w:tc>
        <w:tc>
          <w:tcPr>
            <w:tcW w:w="0" w:type="auto"/>
            <w:tcBorders>
              <w:top w:val="nil"/>
              <w:left w:val="nil"/>
              <w:bottom w:val="nil"/>
              <w:right w:val="nil"/>
            </w:tcBorders>
            <w:shd w:val="clear" w:color="000000" w:fill="FFFFFF"/>
            <w:noWrap/>
            <w:vAlign w:val="center"/>
            <w:hideMark/>
          </w:tcPr>
          <w:p w14:paraId="4D4E4C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-2.353</w:t>
            </w:r>
          </w:p>
        </w:tc>
        <w:tc>
          <w:tcPr>
            <w:tcW w:w="0" w:type="auto"/>
            <w:tcBorders>
              <w:top w:val="nil"/>
              <w:left w:val="nil"/>
              <w:bottom w:val="nil"/>
              <w:right w:val="nil"/>
            </w:tcBorders>
            <w:shd w:val="clear" w:color="000000" w:fill="FFFFFF"/>
            <w:noWrap/>
            <w:vAlign w:val="center"/>
            <w:hideMark/>
          </w:tcPr>
          <w:p w14:paraId="4FCFF7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78613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AC8436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A4088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Costa_Rica</w:t>
            </w:r>
          </w:p>
        </w:tc>
        <w:tc>
          <w:tcPr>
            <w:tcW w:w="0" w:type="auto"/>
            <w:tcBorders>
              <w:top w:val="nil"/>
              <w:left w:val="nil"/>
              <w:bottom w:val="nil"/>
              <w:right w:val="nil"/>
            </w:tcBorders>
            <w:shd w:val="clear" w:color="000000" w:fill="FFFFFF"/>
            <w:noWrap/>
            <w:vAlign w:val="center"/>
            <w:hideMark/>
          </w:tcPr>
          <w:p w14:paraId="38BCEE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432871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-4.894***</w:t>
            </w:r>
          </w:p>
        </w:tc>
        <w:tc>
          <w:tcPr>
            <w:tcW w:w="0" w:type="auto"/>
            <w:tcBorders>
              <w:top w:val="nil"/>
              <w:left w:val="nil"/>
              <w:bottom w:val="nil"/>
              <w:right w:val="nil"/>
            </w:tcBorders>
            <w:shd w:val="clear" w:color="000000" w:fill="FFFFFF"/>
            <w:noWrap/>
            <w:vAlign w:val="center"/>
            <w:hideMark/>
          </w:tcPr>
          <w:p w14:paraId="01A9E5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6DCAE4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-41.38***</w:t>
            </w:r>
          </w:p>
        </w:tc>
        <w:tc>
          <w:tcPr>
            <w:tcW w:w="0" w:type="auto"/>
            <w:tcBorders>
              <w:top w:val="nil"/>
              <w:left w:val="nil"/>
              <w:bottom w:val="nil"/>
              <w:right w:val="nil"/>
            </w:tcBorders>
            <w:shd w:val="clear" w:color="000000" w:fill="FFFFFF"/>
            <w:noWrap/>
            <w:vAlign w:val="center"/>
            <w:hideMark/>
          </w:tcPr>
          <w:p w14:paraId="1B9E1FC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-5.894***</w:t>
            </w:r>
          </w:p>
        </w:tc>
        <w:tc>
          <w:tcPr>
            <w:tcW w:w="0" w:type="auto"/>
            <w:tcBorders>
              <w:top w:val="nil"/>
              <w:left w:val="nil"/>
              <w:bottom w:val="nil"/>
              <w:right w:val="nil"/>
            </w:tcBorders>
            <w:shd w:val="clear" w:color="000000" w:fill="FFFFFF"/>
            <w:noWrap/>
            <w:vAlign w:val="center"/>
            <w:hideMark/>
          </w:tcPr>
          <w:p w14:paraId="1C35E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2.636***</w:t>
            </w:r>
          </w:p>
        </w:tc>
        <w:tc>
          <w:tcPr>
            <w:tcW w:w="0" w:type="auto"/>
            <w:tcBorders>
              <w:top w:val="nil"/>
              <w:left w:val="nil"/>
              <w:bottom w:val="nil"/>
              <w:right w:val="nil"/>
            </w:tcBorders>
            <w:shd w:val="clear" w:color="000000" w:fill="FFFFFF"/>
            <w:noWrap/>
            <w:vAlign w:val="center"/>
            <w:hideMark/>
          </w:tcPr>
          <w:p w14:paraId="5A355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r w:rsidR="009C67F2" w:rsidRPr="00935EAC" w14:paraId="1CEEE6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CD94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Croatia</w:t>
            </w:r>
          </w:p>
        </w:tc>
        <w:tc>
          <w:tcPr>
            <w:tcW w:w="0" w:type="auto"/>
            <w:tcBorders>
              <w:top w:val="nil"/>
              <w:left w:val="nil"/>
              <w:bottom w:val="nil"/>
              <w:right w:val="nil"/>
            </w:tcBorders>
            <w:shd w:val="clear" w:color="000000" w:fill="FFFFFF"/>
            <w:noWrap/>
            <w:vAlign w:val="center"/>
            <w:hideMark/>
          </w:tcPr>
          <w:p w14:paraId="0CC283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-1.731</w:t>
            </w:r>
          </w:p>
        </w:tc>
        <w:tc>
          <w:tcPr>
            <w:tcW w:w="0" w:type="auto"/>
            <w:tcBorders>
              <w:top w:val="nil"/>
              <w:left w:val="nil"/>
              <w:bottom w:val="nil"/>
              <w:right w:val="nil"/>
            </w:tcBorders>
            <w:shd w:val="clear" w:color="000000" w:fill="FFFFFF"/>
            <w:noWrap/>
            <w:vAlign w:val="center"/>
            <w:hideMark/>
          </w:tcPr>
          <w:p w14:paraId="1D4E5B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-1.546</w:t>
            </w:r>
          </w:p>
        </w:tc>
        <w:tc>
          <w:tcPr>
            <w:tcW w:w="0" w:type="auto"/>
            <w:tcBorders>
              <w:top w:val="nil"/>
              <w:left w:val="nil"/>
              <w:bottom w:val="nil"/>
              <w:right w:val="nil"/>
            </w:tcBorders>
            <w:shd w:val="clear" w:color="000000" w:fill="FFFFFF"/>
            <w:noWrap/>
            <w:vAlign w:val="center"/>
            <w:hideMark/>
          </w:tcPr>
          <w:p w14:paraId="621EC7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-4.604***</w:t>
            </w:r>
          </w:p>
        </w:tc>
        <w:tc>
          <w:tcPr>
            <w:tcW w:w="0" w:type="auto"/>
            <w:tcBorders>
              <w:top w:val="nil"/>
              <w:left w:val="nil"/>
              <w:bottom w:val="nil"/>
              <w:right w:val="nil"/>
            </w:tcBorders>
            <w:shd w:val="clear" w:color="000000" w:fill="FFFFFF"/>
            <w:noWrap/>
            <w:vAlign w:val="center"/>
            <w:hideMark/>
          </w:tcPr>
          <w:p w14:paraId="51E684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-36.42***</w:t>
            </w:r>
          </w:p>
        </w:tc>
        <w:tc>
          <w:tcPr>
            <w:tcW w:w="0" w:type="auto"/>
            <w:tcBorders>
              <w:top w:val="nil"/>
              <w:left w:val="nil"/>
              <w:bottom w:val="nil"/>
              <w:right w:val="nil"/>
            </w:tcBorders>
            <w:shd w:val="clear" w:color="000000" w:fill="FFFFFF"/>
            <w:noWrap/>
            <w:vAlign w:val="center"/>
            <w:hideMark/>
          </w:tcPr>
          <w:p w14:paraId="136EC3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-1.942</w:t>
            </w:r>
          </w:p>
        </w:tc>
        <w:tc>
          <w:tcPr>
            <w:tcW w:w="0" w:type="auto"/>
            <w:tcBorders>
              <w:top w:val="nil"/>
              <w:left w:val="nil"/>
              <w:bottom w:val="nil"/>
              <w:right w:val="nil"/>
            </w:tcBorders>
            <w:shd w:val="clear" w:color="000000" w:fill="FFFFFF"/>
            <w:noWrap/>
            <w:vAlign w:val="center"/>
            <w:hideMark/>
          </w:tcPr>
          <w:p w14:paraId="1B59BD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5.021***</w:t>
            </w:r>
          </w:p>
        </w:tc>
        <w:tc>
          <w:tcPr>
            <w:tcW w:w="0" w:type="auto"/>
            <w:tcBorders>
              <w:top w:val="nil"/>
              <w:left w:val="nil"/>
              <w:bottom w:val="nil"/>
              <w:right w:val="nil"/>
            </w:tcBorders>
            <w:shd w:val="clear" w:color="000000" w:fill="FFFFFF"/>
            <w:noWrap/>
            <w:vAlign w:val="center"/>
            <w:hideMark/>
          </w:tcPr>
          <w:p w14:paraId="5CD61B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02AF5B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41AFA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Cyprus</w:t>
            </w:r>
          </w:p>
        </w:tc>
        <w:tc>
          <w:tcPr>
            <w:tcW w:w="0" w:type="auto"/>
            <w:tcBorders>
              <w:top w:val="nil"/>
              <w:left w:val="nil"/>
              <w:bottom w:val="nil"/>
              <w:right w:val="nil"/>
            </w:tcBorders>
            <w:shd w:val="clear" w:color="000000" w:fill="FFFFFF"/>
            <w:noWrap/>
            <w:vAlign w:val="center"/>
            <w:hideMark/>
          </w:tcPr>
          <w:p w14:paraId="69FE9C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67D03A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-2.048**</w:t>
            </w:r>
          </w:p>
        </w:tc>
        <w:tc>
          <w:tcPr>
            <w:tcW w:w="0" w:type="auto"/>
            <w:tcBorders>
              <w:top w:val="nil"/>
              <w:left w:val="nil"/>
              <w:bottom w:val="nil"/>
              <w:right w:val="nil"/>
            </w:tcBorders>
            <w:shd w:val="clear" w:color="000000" w:fill="FFFFFF"/>
            <w:noWrap/>
            <w:vAlign w:val="center"/>
            <w:hideMark/>
          </w:tcPr>
          <w:p w14:paraId="3A52EF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-2.429</w:t>
            </w:r>
          </w:p>
        </w:tc>
        <w:tc>
          <w:tcPr>
            <w:tcW w:w="0" w:type="auto"/>
            <w:tcBorders>
              <w:top w:val="nil"/>
              <w:left w:val="nil"/>
              <w:bottom w:val="nil"/>
              <w:right w:val="nil"/>
            </w:tcBorders>
            <w:shd w:val="clear" w:color="000000" w:fill="FFFFFF"/>
            <w:noWrap/>
            <w:vAlign w:val="center"/>
            <w:hideMark/>
          </w:tcPr>
          <w:p w14:paraId="1AC100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-11.21*</w:t>
            </w:r>
          </w:p>
        </w:tc>
        <w:tc>
          <w:tcPr>
            <w:tcW w:w="0" w:type="auto"/>
            <w:tcBorders>
              <w:top w:val="nil"/>
              <w:left w:val="nil"/>
              <w:bottom w:val="nil"/>
              <w:right w:val="nil"/>
            </w:tcBorders>
            <w:shd w:val="clear" w:color="000000" w:fill="FFFFFF"/>
            <w:noWrap/>
            <w:vAlign w:val="center"/>
            <w:hideMark/>
          </w:tcPr>
          <w:p w14:paraId="794CAE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-2.255</w:t>
            </w:r>
          </w:p>
        </w:tc>
        <w:tc>
          <w:tcPr>
            <w:tcW w:w="0" w:type="auto"/>
            <w:tcBorders>
              <w:top w:val="nil"/>
              <w:left w:val="nil"/>
              <w:bottom w:val="nil"/>
              <w:right w:val="nil"/>
            </w:tcBorders>
            <w:shd w:val="clear" w:color="000000" w:fill="FFFFFF"/>
            <w:noWrap/>
            <w:vAlign w:val="center"/>
            <w:hideMark/>
          </w:tcPr>
          <w:p w14:paraId="0DC7C1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0.7216**</w:t>
            </w:r>
          </w:p>
        </w:tc>
        <w:tc>
          <w:tcPr>
            <w:tcW w:w="0" w:type="auto"/>
            <w:tcBorders>
              <w:top w:val="nil"/>
              <w:left w:val="nil"/>
              <w:bottom w:val="nil"/>
              <w:right w:val="nil"/>
            </w:tcBorders>
            <w:shd w:val="clear" w:color="000000" w:fill="FFFFFF"/>
            <w:noWrap/>
            <w:vAlign w:val="center"/>
            <w:hideMark/>
          </w:tcPr>
          <w:p w14:paraId="4343EE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2DD0115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B226A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Czech Republic</w:t>
            </w:r>
          </w:p>
        </w:tc>
        <w:tc>
          <w:tcPr>
            <w:tcW w:w="0" w:type="auto"/>
            <w:tcBorders>
              <w:top w:val="nil"/>
              <w:left w:val="nil"/>
              <w:bottom w:val="nil"/>
              <w:right w:val="nil"/>
            </w:tcBorders>
            <w:shd w:val="clear" w:color="000000" w:fill="FFFFFF"/>
            <w:noWrap/>
            <w:vAlign w:val="center"/>
            <w:hideMark/>
          </w:tcPr>
          <w:p w14:paraId="625C2F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-3.523***</w:t>
            </w:r>
          </w:p>
        </w:tc>
        <w:tc>
          <w:tcPr>
            <w:tcW w:w="0" w:type="auto"/>
            <w:tcBorders>
              <w:top w:val="nil"/>
              <w:left w:val="nil"/>
              <w:bottom w:val="nil"/>
              <w:right w:val="nil"/>
            </w:tcBorders>
            <w:shd w:val="clear" w:color="000000" w:fill="FFFFFF"/>
            <w:noWrap/>
            <w:vAlign w:val="center"/>
            <w:hideMark/>
          </w:tcPr>
          <w:p w14:paraId="05A67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-1.273</w:t>
            </w:r>
          </w:p>
        </w:tc>
        <w:tc>
          <w:tcPr>
            <w:tcW w:w="0" w:type="auto"/>
            <w:tcBorders>
              <w:top w:val="nil"/>
              <w:left w:val="nil"/>
              <w:bottom w:val="nil"/>
              <w:right w:val="nil"/>
            </w:tcBorders>
            <w:shd w:val="clear" w:color="000000" w:fill="FFFFFF"/>
            <w:noWrap/>
            <w:vAlign w:val="center"/>
            <w:hideMark/>
          </w:tcPr>
          <w:p w14:paraId="5E8B24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-5.599***</w:t>
            </w:r>
          </w:p>
        </w:tc>
        <w:tc>
          <w:tcPr>
            <w:tcW w:w="0" w:type="auto"/>
            <w:tcBorders>
              <w:top w:val="nil"/>
              <w:left w:val="nil"/>
              <w:bottom w:val="nil"/>
              <w:right w:val="nil"/>
            </w:tcBorders>
            <w:shd w:val="clear" w:color="000000" w:fill="FFFFFF"/>
            <w:noWrap/>
            <w:vAlign w:val="center"/>
            <w:hideMark/>
          </w:tcPr>
          <w:p w14:paraId="1AF6C2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-51.31***</w:t>
            </w:r>
          </w:p>
        </w:tc>
        <w:tc>
          <w:tcPr>
            <w:tcW w:w="0" w:type="auto"/>
            <w:tcBorders>
              <w:top w:val="nil"/>
              <w:left w:val="nil"/>
              <w:bottom w:val="nil"/>
              <w:right w:val="nil"/>
            </w:tcBorders>
            <w:shd w:val="clear" w:color="000000" w:fill="FFFFFF"/>
            <w:noWrap/>
            <w:vAlign w:val="center"/>
            <w:hideMark/>
          </w:tcPr>
          <w:p w14:paraId="0792D2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-2.615</w:t>
            </w:r>
          </w:p>
        </w:tc>
        <w:tc>
          <w:tcPr>
            <w:tcW w:w="0" w:type="auto"/>
            <w:tcBorders>
              <w:top w:val="nil"/>
              <w:left w:val="nil"/>
              <w:bottom w:val="nil"/>
              <w:right w:val="nil"/>
            </w:tcBorders>
            <w:shd w:val="clear" w:color="000000" w:fill="FFFFFF"/>
            <w:noWrap/>
            <w:vAlign w:val="center"/>
            <w:hideMark/>
          </w:tcPr>
          <w:p w14:paraId="269C7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3.235***</w:t>
            </w:r>
          </w:p>
        </w:tc>
        <w:tc>
          <w:tcPr>
            <w:tcW w:w="0" w:type="auto"/>
            <w:tcBorders>
              <w:top w:val="nil"/>
              <w:left w:val="nil"/>
              <w:bottom w:val="nil"/>
              <w:right w:val="nil"/>
            </w:tcBorders>
            <w:shd w:val="clear" w:color="000000" w:fill="FFFFFF"/>
            <w:noWrap/>
            <w:vAlign w:val="center"/>
            <w:hideMark/>
          </w:tcPr>
          <w:p w14:paraId="5BA040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54F690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236B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Denmark</w:t>
            </w:r>
          </w:p>
        </w:tc>
        <w:tc>
          <w:tcPr>
            <w:tcW w:w="0" w:type="auto"/>
            <w:tcBorders>
              <w:top w:val="nil"/>
              <w:left w:val="nil"/>
              <w:bottom w:val="nil"/>
              <w:right w:val="nil"/>
            </w:tcBorders>
            <w:shd w:val="clear" w:color="000000" w:fill="FFFFFF"/>
            <w:noWrap/>
            <w:vAlign w:val="center"/>
            <w:hideMark/>
          </w:tcPr>
          <w:p w14:paraId="281D7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0.1432</w:t>
            </w:r>
          </w:p>
        </w:tc>
        <w:tc>
          <w:tcPr>
            <w:tcW w:w="0" w:type="auto"/>
            <w:tcBorders>
              <w:top w:val="nil"/>
              <w:left w:val="nil"/>
              <w:bottom w:val="nil"/>
              <w:right w:val="nil"/>
            </w:tcBorders>
            <w:shd w:val="clear" w:color="000000" w:fill="FFFFFF"/>
            <w:noWrap/>
            <w:vAlign w:val="center"/>
            <w:hideMark/>
          </w:tcPr>
          <w:p w14:paraId="0D77F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1.403</w:t>
            </w:r>
          </w:p>
        </w:tc>
        <w:tc>
          <w:tcPr>
            <w:tcW w:w="0" w:type="auto"/>
            <w:tcBorders>
              <w:top w:val="nil"/>
              <w:left w:val="nil"/>
              <w:bottom w:val="nil"/>
              <w:right w:val="nil"/>
            </w:tcBorders>
            <w:shd w:val="clear" w:color="000000" w:fill="FFFFFF"/>
            <w:noWrap/>
            <w:vAlign w:val="center"/>
            <w:hideMark/>
          </w:tcPr>
          <w:p w14:paraId="4E4FB0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624575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-8.903</w:t>
            </w:r>
          </w:p>
        </w:tc>
        <w:tc>
          <w:tcPr>
            <w:tcW w:w="0" w:type="auto"/>
            <w:tcBorders>
              <w:top w:val="nil"/>
              <w:left w:val="nil"/>
              <w:bottom w:val="nil"/>
              <w:right w:val="nil"/>
            </w:tcBorders>
            <w:shd w:val="clear" w:color="000000" w:fill="FFFFFF"/>
            <w:noWrap/>
            <w:vAlign w:val="center"/>
            <w:hideMark/>
          </w:tcPr>
          <w:p w14:paraId="1DC46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-4.216***</w:t>
            </w:r>
          </w:p>
        </w:tc>
        <w:tc>
          <w:tcPr>
            <w:tcW w:w="0" w:type="auto"/>
            <w:tcBorders>
              <w:top w:val="nil"/>
              <w:left w:val="nil"/>
              <w:bottom w:val="nil"/>
              <w:right w:val="nil"/>
            </w:tcBorders>
            <w:shd w:val="clear" w:color="000000" w:fill="FFFFFF"/>
            <w:noWrap/>
            <w:vAlign w:val="center"/>
            <w:hideMark/>
          </w:tcPr>
          <w:p w14:paraId="130B5B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16.17***</w:t>
            </w:r>
          </w:p>
        </w:tc>
        <w:tc>
          <w:tcPr>
            <w:tcW w:w="0" w:type="auto"/>
            <w:tcBorders>
              <w:top w:val="nil"/>
              <w:left w:val="nil"/>
              <w:bottom w:val="nil"/>
              <w:right w:val="nil"/>
            </w:tcBorders>
            <w:shd w:val="clear" w:color="000000" w:fill="FFFFFF"/>
            <w:noWrap/>
            <w:vAlign w:val="center"/>
            <w:hideMark/>
          </w:tcPr>
          <w:p w14:paraId="35B0A6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5108665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20A3A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El_Salvador</w:t>
            </w:r>
          </w:p>
        </w:tc>
        <w:tc>
          <w:tcPr>
            <w:tcW w:w="0" w:type="auto"/>
            <w:tcBorders>
              <w:top w:val="nil"/>
              <w:left w:val="nil"/>
              <w:bottom w:val="nil"/>
              <w:right w:val="nil"/>
            </w:tcBorders>
            <w:shd w:val="clear" w:color="000000" w:fill="FFFFFF"/>
            <w:noWrap/>
            <w:vAlign w:val="center"/>
            <w:hideMark/>
          </w:tcPr>
          <w:p w14:paraId="2D64D6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-2.405</w:t>
            </w:r>
          </w:p>
        </w:tc>
        <w:tc>
          <w:tcPr>
            <w:tcW w:w="0" w:type="auto"/>
            <w:tcBorders>
              <w:top w:val="nil"/>
              <w:left w:val="nil"/>
              <w:bottom w:val="nil"/>
              <w:right w:val="nil"/>
            </w:tcBorders>
            <w:shd w:val="clear" w:color="000000" w:fill="FFFFFF"/>
            <w:noWrap/>
            <w:vAlign w:val="center"/>
            <w:hideMark/>
          </w:tcPr>
          <w:p w14:paraId="107C8C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-2.077*</w:t>
            </w:r>
          </w:p>
        </w:tc>
        <w:tc>
          <w:tcPr>
            <w:tcW w:w="0" w:type="auto"/>
            <w:tcBorders>
              <w:top w:val="nil"/>
              <w:left w:val="nil"/>
              <w:bottom w:val="nil"/>
              <w:right w:val="nil"/>
            </w:tcBorders>
            <w:shd w:val="clear" w:color="000000" w:fill="FFFFFF"/>
            <w:noWrap/>
            <w:vAlign w:val="center"/>
            <w:hideMark/>
          </w:tcPr>
          <w:p w14:paraId="1530755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-3.281**</w:t>
            </w:r>
          </w:p>
        </w:tc>
        <w:tc>
          <w:tcPr>
            <w:tcW w:w="0" w:type="auto"/>
            <w:tcBorders>
              <w:top w:val="nil"/>
              <w:left w:val="nil"/>
              <w:bottom w:val="nil"/>
              <w:right w:val="nil"/>
            </w:tcBorders>
            <w:shd w:val="clear" w:color="000000" w:fill="FFFFFF"/>
            <w:noWrap/>
            <w:vAlign w:val="center"/>
            <w:hideMark/>
          </w:tcPr>
          <w:p w14:paraId="7F138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-20.72***</w:t>
            </w:r>
          </w:p>
        </w:tc>
        <w:tc>
          <w:tcPr>
            <w:tcW w:w="0" w:type="auto"/>
            <w:tcBorders>
              <w:top w:val="nil"/>
              <w:left w:val="nil"/>
              <w:bottom w:val="nil"/>
              <w:right w:val="nil"/>
            </w:tcBorders>
            <w:shd w:val="clear" w:color="000000" w:fill="FFFFFF"/>
            <w:noWrap/>
            <w:vAlign w:val="center"/>
            <w:hideMark/>
          </w:tcPr>
          <w:p w14:paraId="2BF8BC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-2.665</w:t>
            </w:r>
          </w:p>
        </w:tc>
        <w:tc>
          <w:tcPr>
            <w:tcW w:w="0" w:type="auto"/>
            <w:tcBorders>
              <w:top w:val="nil"/>
              <w:left w:val="nil"/>
              <w:bottom w:val="nil"/>
              <w:right w:val="nil"/>
            </w:tcBorders>
            <w:shd w:val="clear" w:color="000000" w:fill="FFFFFF"/>
            <w:noWrap/>
            <w:vAlign w:val="center"/>
            <w:hideMark/>
          </w:tcPr>
          <w:p w14:paraId="00649C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0.6591**</w:t>
            </w:r>
          </w:p>
        </w:tc>
        <w:tc>
          <w:tcPr>
            <w:tcW w:w="0" w:type="auto"/>
            <w:tcBorders>
              <w:top w:val="nil"/>
              <w:left w:val="nil"/>
              <w:bottom w:val="nil"/>
              <w:right w:val="nil"/>
            </w:tcBorders>
            <w:shd w:val="clear" w:color="000000" w:fill="FFFFFF"/>
            <w:noWrap/>
            <w:vAlign w:val="center"/>
            <w:hideMark/>
          </w:tcPr>
          <w:p w14:paraId="2EE2E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4EFDD3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4B2B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Estonia</w:t>
            </w:r>
          </w:p>
        </w:tc>
        <w:tc>
          <w:tcPr>
            <w:tcW w:w="0" w:type="auto"/>
            <w:tcBorders>
              <w:top w:val="nil"/>
              <w:left w:val="nil"/>
              <w:bottom w:val="nil"/>
              <w:right w:val="nil"/>
            </w:tcBorders>
            <w:shd w:val="clear" w:color="000000" w:fill="FFFFFF"/>
            <w:noWrap/>
            <w:vAlign w:val="center"/>
            <w:hideMark/>
          </w:tcPr>
          <w:p w14:paraId="40E26F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-2.571*</w:t>
            </w:r>
          </w:p>
        </w:tc>
        <w:tc>
          <w:tcPr>
            <w:tcW w:w="0" w:type="auto"/>
            <w:tcBorders>
              <w:top w:val="nil"/>
              <w:left w:val="nil"/>
              <w:bottom w:val="nil"/>
              <w:right w:val="nil"/>
            </w:tcBorders>
            <w:shd w:val="clear" w:color="000000" w:fill="FFFFFF"/>
            <w:noWrap/>
            <w:vAlign w:val="center"/>
            <w:hideMark/>
          </w:tcPr>
          <w:p w14:paraId="49CC55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-1.401</w:t>
            </w:r>
          </w:p>
        </w:tc>
        <w:tc>
          <w:tcPr>
            <w:tcW w:w="0" w:type="auto"/>
            <w:tcBorders>
              <w:top w:val="nil"/>
              <w:left w:val="nil"/>
              <w:bottom w:val="nil"/>
              <w:right w:val="nil"/>
            </w:tcBorders>
            <w:shd w:val="clear" w:color="000000" w:fill="FFFFFF"/>
            <w:noWrap/>
            <w:vAlign w:val="center"/>
            <w:hideMark/>
          </w:tcPr>
          <w:p w14:paraId="3F0BB1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-3.612***</w:t>
            </w:r>
          </w:p>
        </w:tc>
        <w:tc>
          <w:tcPr>
            <w:tcW w:w="0" w:type="auto"/>
            <w:tcBorders>
              <w:top w:val="nil"/>
              <w:left w:val="nil"/>
              <w:bottom w:val="nil"/>
              <w:right w:val="nil"/>
            </w:tcBorders>
            <w:shd w:val="clear" w:color="000000" w:fill="FFFFFF"/>
            <w:noWrap/>
            <w:vAlign w:val="center"/>
            <w:hideMark/>
          </w:tcPr>
          <w:p w14:paraId="3E9955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-22.46***</w:t>
            </w:r>
          </w:p>
        </w:tc>
        <w:tc>
          <w:tcPr>
            <w:tcW w:w="0" w:type="auto"/>
            <w:tcBorders>
              <w:top w:val="nil"/>
              <w:left w:val="nil"/>
              <w:bottom w:val="nil"/>
              <w:right w:val="nil"/>
            </w:tcBorders>
            <w:shd w:val="clear" w:color="000000" w:fill="FFFFFF"/>
            <w:noWrap/>
            <w:vAlign w:val="center"/>
            <w:hideMark/>
          </w:tcPr>
          <w:p w14:paraId="1B8351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-1.953</w:t>
            </w:r>
          </w:p>
        </w:tc>
        <w:tc>
          <w:tcPr>
            <w:tcW w:w="0" w:type="auto"/>
            <w:tcBorders>
              <w:top w:val="nil"/>
              <w:left w:val="nil"/>
              <w:bottom w:val="nil"/>
              <w:right w:val="nil"/>
            </w:tcBorders>
            <w:shd w:val="clear" w:color="000000" w:fill="FFFFFF"/>
            <w:noWrap/>
            <w:vAlign w:val="center"/>
            <w:hideMark/>
          </w:tcPr>
          <w:p w14:paraId="17D9750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3.731***</w:t>
            </w:r>
          </w:p>
        </w:tc>
        <w:tc>
          <w:tcPr>
            <w:tcW w:w="0" w:type="auto"/>
            <w:tcBorders>
              <w:top w:val="nil"/>
              <w:left w:val="nil"/>
              <w:bottom w:val="nil"/>
              <w:right w:val="nil"/>
            </w:tcBorders>
            <w:shd w:val="clear" w:color="000000" w:fill="FFFFFF"/>
            <w:noWrap/>
            <w:vAlign w:val="center"/>
            <w:hideMark/>
          </w:tcPr>
          <w:p w14:paraId="0C6AB6B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101C90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106B8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Finland</w:t>
            </w:r>
          </w:p>
        </w:tc>
        <w:tc>
          <w:tcPr>
            <w:tcW w:w="0" w:type="auto"/>
            <w:tcBorders>
              <w:top w:val="nil"/>
              <w:left w:val="nil"/>
              <w:bottom w:val="nil"/>
              <w:right w:val="nil"/>
            </w:tcBorders>
            <w:shd w:val="clear" w:color="000000" w:fill="FFFFFF"/>
            <w:noWrap/>
            <w:vAlign w:val="center"/>
            <w:hideMark/>
          </w:tcPr>
          <w:p w14:paraId="69E612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-2.651*</w:t>
            </w:r>
          </w:p>
        </w:tc>
        <w:tc>
          <w:tcPr>
            <w:tcW w:w="0" w:type="auto"/>
            <w:tcBorders>
              <w:top w:val="nil"/>
              <w:left w:val="nil"/>
              <w:bottom w:val="nil"/>
              <w:right w:val="nil"/>
            </w:tcBorders>
            <w:shd w:val="clear" w:color="000000" w:fill="FFFFFF"/>
            <w:noWrap/>
            <w:vAlign w:val="center"/>
            <w:hideMark/>
          </w:tcPr>
          <w:p w14:paraId="3A5F43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-0.9337</w:t>
            </w:r>
          </w:p>
        </w:tc>
        <w:tc>
          <w:tcPr>
            <w:tcW w:w="0" w:type="auto"/>
            <w:tcBorders>
              <w:top w:val="nil"/>
              <w:left w:val="nil"/>
              <w:bottom w:val="nil"/>
              <w:right w:val="nil"/>
            </w:tcBorders>
            <w:shd w:val="clear" w:color="000000" w:fill="FFFFFF"/>
            <w:noWrap/>
            <w:vAlign w:val="center"/>
            <w:hideMark/>
          </w:tcPr>
          <w:p w14:paraId="73ACC73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-3.635***</w:t>
            </w:r>
          </w:p>
        </w:tc>
        <w:tc>
          <w:tcPr>
            <w:tcW w:w="0" w:type="auto"/>
            <w:tcBorders>
              <w:top w:val="nil"/>
              <w:left w:val="nil"/>
              <w:bottom w:val="nil"/>
              <w:right w:val="nil"/>
            </w:tcBorders>
            <w:shd w:val="clear" w:color="000000" w:fill="FFFFFF"/>
            <w:noWrap/>
            <w:vAlign w:val="center"/>
            <w:hideMark/>
          </w:tcPr>
          <w:p w14:paraId="46642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-22.45***</w:t>
            </w:r>
          </w:p>
        </w:tc>
        <w:tc>
          <w:tcPr>
            <w:tcW w:w="0" w:type="auto"/>
            <w:tcBorders>
              <w:top w:val="nil"/>
              <w:left w:val="nil"/>
              <w:bottom w:val="nil"/>
              <w:right w:val="nil"/>
            </w:tcBorders>
            <w:shd w:val="clear" w:color="000000" w:fill="FFFFFF"/>
            <w:noWrap/>
            <w:vAlign w:val="center"/>
            <w:hideMark/>
          </w:tcPr>
          <w:p w14:paraId="0AE4F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0C9D14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2.963***</w:t>
            </w:r>
          </w:p>
        </w:tc>
        <w:tc>
          <w:tcPr>
            <w:tcW w:w="0" w:type="auto"/>
            <w:tcBorders>
              <w:top w:val="nil"/>
              <w:left w:val="nil"/>
              <w:bottom w:val="nil"/>
              <w:right w:val="nil"/>
            </w:tcBorders>
            <w:shd w:val="clear" w:color="000000" w:fill="FFFFFF"/>
            <w:noWrap/>
            <w:vAlign w:val="center"/>
            <w:hideMark/>
          </w:tcPr>
          <w:p w14:paraId="012F56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15429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2DF4E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France</w:t>
            </w:r>
          </w:p>
        </w:tc>
        <w:tc>
          <w:tcPr>
            <w:tcW w:w="0" w:type="auto"/>
            <w:tcBorders>
              <w:top w:val="nil"/>
              <w:left w:val="nil"/>
              <w:bottom w:val="nil"/>
              <w:right w:val="nil"/>
            </w:tcBorders>
            <w:shd w:val="clear" w:color="000000" w:fill="FFFFFF"/>
            <w:noWrap/>
            <w:vAlign w:val="center"/>
            <w:hideMark/>
          </w:tcPr>
          <w:p w14:paraId="3BC7AA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-2.012</w:t>
            </w:r>
          </w:p>
        </w:tc>
        <w:tc>
          <w:tcPr>
            <w:tcW w:w="0" w:type="auto"/>
            <w:tcBorders>
              <w:top w:val="nil"/>
              <w:left w:val="nil"/>
              <w:bottom w:val="nil"/>
              <w:right w:val="nil"/>
            </w:tcBorders>
            <w:shd w:val="clear" w:color="000000" w:fill="FFFFFF"/>
            <w:noWrap/>
            <w:vAlign w:val="center"/>
            <w:hideMark/>
          </w:tcPr>
          <w:p w14:paraId="75D724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-1.744*</w:t>
            </w:r>
          </w:p>
        </w:tc>
        <w:tc>
          <w:tcPr>
            <w:tcW w:w="0" w:type="auto"/>
            <w:tcBorders>
              <w:top w:val="nil"/>
              <w:left w:val="nil"/>
              <w:bottom w:val="nil"/>
              <w:right w:val="nil"/>
            </w:tcBorders>
            <w:shd w:val="clear" w:color="000000" w:fill="FFFFFF"/>
            <w:noWrap/>
            <w:vAlign w:val="center"/>
            <w:hideMark/>
          </w:tcPr>
          <w:p w14:paraId="59A79B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-4.806***</w:t>
            </w:r>
          </w:p>
        </w:tc>
        <w:tc>
          <w:tcPr>
            <w:tcW w:w="0" w:type="auto"/>
            <w:tcBorders>
              <w:top w:val="nil"/>
              <w:left w:val="nil"/>
              <w:bottom w:val="nil"/>
              <w:right w:val="nil"/>
            </w:tcBorders>
            <w:shd w:val="clear" w:color="000000" w:fill="FFFFFF"/>
            <w:noWrap/>
            <w:vAlign w:val="center"/>
            <w:hideMark/>
          </w:tcPr>
          <w:p w14:paraId="0DFEB7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-41.7***</w:t>
            </w:r>
          </w:p>
        </w:tc>
        <w:tc>
          <w:tcPr>
            <w:tcW w:w="0" w:type="auto"/>
            <w:tcBorders>
              <w:top w:val="nil"/>
              <w:left w:val="nil"/>
              <w:bottom w:val="nil"/>
              <w:right w:val="nil"/>
            </w:tcBorders>
            <w:shd w:val="clear" w:color="000000" w:fill="FFFFFF"/>
            <w:noWrap/>
            <w:vAlign w:val="center"/>
            <w:hideMark/>
          </w:tcPr>
          <w:p w14:paraId="7FC965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-2.018</w:t>
            </w:r>
          </w:p>
        </w:tc>
        <w:tc>
          <w:tcPr>
            <w:tcW w:w="0" w:type="auto"/>
            <w:tcBorders>
              <w:top w:val="nil"/>
              <w:left w:val="nil"/>
              <w:bottom w:val="nil"/>
              <w:right w:val="nil"/>
            </w:tcBorders>
            <w:shd w:val="clear" w:color="000000" w:fill="FFFFFF"/>
            <w:noWrap/>
            <w:vAlign w:val="center"/>
            <w:hideMark/>
          </w:tcPr>
          <w:p w14:paraId="6C4F4E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39753A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2E31F2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B900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Georgia</w:t>
            </w:r>
          </w:p>
        </w:tc>
        <w:tc>
          <w:tcPr>
            <w:tcW w:w="0" w:type="auto"/>
            <w:tcBorders>
              <w:top w:val="nil"/>
              <w:left w:val="nil"/>
              <w:bottom w:val="nil"/>
              <w:right w:val="nil"/>
            </w:tcBorders>
            <w:shd w:val="clear" w:color="000000" w:fill="FFFFFF"/>
            <w:noWrap/>
            <w:vAlign w:val="center"/>
            <w:hideMark/>
          </w:tcPr>
          <w:p w14:paraId="78465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3CB328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-2.228**</w:t>
            </w:r>
          </w:p>
        </w:tc>
        <w:tc>
          <w:tcPr>
            <w:tcW w:w="0" w:type="auto"/>
            <w:tcBorders>
              <w:top w:val="nil"/>
              <w:left w:val="nil"/>
              <w:bottom w:val="nil"/>
              <w:right w:val="nil"/>
            </w:tcBorders>
            <w:shd w:val="clear" w:color="000000" w:fill="FFFFFF"/>
            <w:noWrap/>
            <w:vAlign w:val="center"/>
            <w:hideMark/>
          </w:tcPr>
          <w:p w14:paraId="4031EC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-2.516</w:t>
            </w:r>
          </w:p>
        </w:tc>
        <w:tc>
          <w:tcPr>
            <w:tcW w:w="0" w:type="auto"/>
            <w:tcBorders>
              <w:top w:val="nil"/>
              <w:left w:val="nil"/>
              <w:bottom w:val="nil"/>
              <w:right w:val="nil"/>
            </w:tcBorders>
            <w:shd w:val="clear" w:color="000000" w:fill="FFFFFF"/>
            <w:noWrap/>
            <w:vAlign w:val="center"/>
            <w:hideMark/>
          </w:tcPr>
          <w:p w14:paraId="5652D5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2D8C2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-2.388</w:t>
            </w:r>
          </w:p>
        </w:tc>
        <w:tc>
          <w:tcPr>
            <w:tcW w:w="0" w:type="auto"/>
            <w:tcBorders>
              <w:top w:val="nil"/>
              <w:left w:val="nil"/>
              <w:bottom w:val="nil"/>
              <w:right w:val="nil"/>
            </w:tcBorders>
            <w:shd w:val="clear" w:color="000000" w:fill="FFFFFF"/>
            <w:noWrap/>
            <w:vAlign w:val="center"/>
            <w:hideMark/>
          </w:tcPr>
          <w:p w14:paraId="10B0F8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0.8678***</w:t>
            </w:r>
          </w:p>
        </w:tc>
        <w:tc>
          <w:tcPr>
            <w:tcW w:w="0" w:type="auto"/>
            <w:tcBorders>
              <w:top w:val="nil"/>
              <w:left w:val="nil"/>
              <w:bottom w:val="nil"/>
              <w:right w:val="nil"/>
            </w:tcBorders>
            <w:shd w:val="clear" w:color="000000" w:fill="FFFFFF"/>
            <w:noWrap/>
            <w:vAlign w:val="center"/>
            <w:hideMark/>
          </w:tcPr>
          <w:p w14:paraId="703B4E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w:t>
            </w:r>
          </w:p>
        </w:tc>
      </w:tr>
      <w:tr w:rsidR="009C67F2" w:rsidRPr="00935EAC" w14:paraId="727B63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2B4B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Germany</w:t>
            </w:r>
          </w:p>
        </w:tc>
        <w:tc>
          <w:tcPr>
            <w:tcW w:w="0" w:type="auto"/>
            <w:tcBorders>
              <w:top w:val="nil"/>
              <w:left w:val="nil"/>
              <w:bottom w:val="nil"/>
              <w:right w:val="nil"/>
            </w:tcBorders>
            <w:shd w:val="clear" w:color="000000" w:fill="FFFFFF"/>
            <w:noWrap/>
            <w:vAlign w:val="center"/>
            <w:hideMark/>
          </w:tcPr>
          <w:p w14:paraId="110C85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8753C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-1.445</w:t>
            </w:r>
          </w:p>
        </w:tc>
        <w:tc>
          <w:tcPr>
            <w:tcW w:w="0" w:type="auto"/>
            <w:tcBorders>
              <w:top w:val="nil"/>
              <w:left w:val="nil"/>
              <w:bottom w:val="nil"/>
              <w:right w:val="nil"/>
            </w:tcBorders>
            <w:shd w:val="clear" w:color="000000" w:fill="FFFFFF"/>
            <w:noWrap/>
            <w:vAlign w:val="center"/>
            <w:hideMark/>
          </w:tcPr>
          <w:p w14:paraId="34AB2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4BAFD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-7.04</w:t>
            </w:r>
          </w:p>
        </w:tc>
        <w:tc>
          <w:tcPr>
            <w:tcW w:w="0" w:type="auto"/>
            <w:tcBorders>
              <w:top w:val="nil"/>
              <w:left w:val="nil"/>
              <w:bottom w:val="nil"/>
              <w:right w:val="nil"/>
            </w:tcBorders>
            <w:shd w:val="clear" w:color="000000" w:fill="FFFFFF"/>
            <w:noWrap/>
            <w:vAlign w:val="center"/>
            <w:hideMark/>
          </w:tcPr>
          <w:p w14:paraId="34A109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20FABD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E356B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216</w:t>
            </w:r>
          </w:p>
        </w:tc>
      </w:tr>
      <w:tr w:rsidR="009C67F2" w:rsidRPr="00935EAC" w14:paraId="2675FB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B297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Greece</w:t>
            </w:r>
          </w:p>
        </w:tc>
        <w:tc>
          <w:tcPr>
            <w:tcW w:w="0" w:type="auto"/>
            <w:tcBorders>
              <w:top w:val="nil"/>
              <w:left w:val="nil"/>
              <w:bottom w:val="nil"/>
              <w:right w:val="nil"/>
            </w:tcBorders>
            <w:shd w:val="clear" w:color="000000" w:fill="FFFFFF"/>
            <w:noWrap/>
            <w:vAlign w:val="center"/>
            <w:hideMark/>
          </w:tcPr>
          <w:p w14:paraId="1877A7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4152CA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-1.795*</w:t>
            </w:r>
          </w:p>
        </w:tc>
        <w:tc>
          <w:tcPr>
            <w:tcW w:w="0" w:type="auto"/>
            <w:tcBorders>
              <w:top w:val="nil"/>
              <w:left w:val="nil"/>
              <w:bottom w:val="nil"/>
              <w:right w:val="nil"/>
            </w:tcBorders>
            <w:shd w:val="clear" w:color="000000" w:fill="FFFFFF"/>
            <w:noWrap/>
            <w:vAlign w:val="center"/>
            <w:hideMark/>
          </w:tcPr>
          <w:p w14:paraId="2020D5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-4.221***</w:t>
            </w:r>
          </w:p>
        </w:tc>
        <w:tc>
          <w:tcPr>
            <w:tcW w:w="0" w:type="auto"/>
            <w:tcBorders>
              <w:top w:val="nil"/>
              <w:left w:val="nil"/>
              <w:bottom w:val="nil"/>
              <w:right w:val="nil"/>
            </w:tcBorders>
            <w:shd w:val="clear" w:color="000000" w:fill="FFFFFF"/>
            <w:noWrap/>
            <w:vAlign w:val="center"/>
            <w:hideMark/>
          </w:tcPr>
          <w:p w14:paraId="26B667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-33.01***</w:t>
            </w:r>
          </w:p>
        </w:tc>
        <w:tc>
          <w:tcPr>
            <w:tcW w:w="0" w:type="auto"/>
            <w:tcBorders>
              <w:top w:val="nil"/>
              <w:left w:val="nil"/>
              <w:bottom w:val="nil"/>
              <w:right w:val="nil"/>
            </w:tcBorders>
            <w:shd w:val="clear" w:color="000000" w:fill="FFFFFF"/>
            <w:noWrap/>
            <w:vAlign w:val="center"/>
            <w:hideMark/>
          </w:tcPr>
          <w:p w14:paraId="3EB306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-1.989</w:t>
            </w:r>
          </w:p>
        </w:tc>
        <w:tc>
          <w:tcPr>
            <w:tcW w:w="0" w:type="auto"/>
            <w:tcBorders>
              <w:top w:val="nil"/>
              <w:left w:val="nil"/>
              <w:bottom w:val="nil"/>
              <w:right w:val="nil"/>
            </w:tcBorders>
            <w:shd w:val="clear" w:color="000000" w:fill="FFFFFF"/>
            <w:noWrap/>
            <w:vAlign w:val="center"/>
            <w:hideMark/>
          </w:tcPr>
          <w:p w14:paraId="7518A27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2.741***</w:t>
            </w:r>
          </w:p>
        </w:tc>
        <w:tc>
          <w:tcPr>
            <w:tcW w:w="0" w:type="auto"/>
            <w:tcBorders>
              <w:top w:val="nil"/>
              <w:left w:val="nil"/>
              <w:bottom w:val="nil"/>
              <w:right w:val="nil"/>
            </w:tcBorders>
            <w:shd w:val="clear" w:color="000000" w:fill="FFFFFF"/>
            <w:noWrap/>
            <w:vAlign w:val="center"/>
            <w:hideMark/>
          </w:tcPr>
          <w:p w14:paraId="4D1E82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6D77A2A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32CC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Guatemala</w:t>
            </w:r>
          </w:p>
        </w:tc>
        <w:tc>
          <w:tcPr>
            <w:tcW w:w="0" w:type="auto"/>
            <w:tcBorders>
              <w:top w:val="nil"/>
              <w:left w:val="nil"/>
              <w:bottom w:val="nil"/>
              <w:right w:val="nil"/>
            </w:tcBorders>
            <w:shd w:val="clear" w:color="000000" w:fill="FFFFFF"/>
            <w:noWrap/>
            <w:vAlign w:val="center"/>
            <w:hideMark/>
          </w:tcPr>
          <w:p w14:paraId="12DAAB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-1.447</w:t>
            </w:r>
          </w:p>
        </w:tc>
        <w:tc>
          <w:tcPr>
            <w:tcW w:w="0" w:type="auto"/>
            <w:tcBorders>
              <w:top w:val="nil"/>
              <w:left w:val="nil"/>
              <w:bottom w:val="nil"/>
              <w:right w:val="nil"/>
            </w:tcBorders>
            <w:shd w:val="clear" w:color="000000" w:fill="FFFFFF"/>
            <w:noWrap/>
            <w:vAlign w:val="center"/>
            <w:hideMark/>
          </w:tcPr>
          <w:p w14:paraId="69E4BA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-0.9584</w:t>
            </w:r>
          </w:p>
        </w:tc>
        <w:tc>
          <w:tcPr>
            <w:tcW w:w="0" w:type="auto"/>
            <w:tcBorders>
              <w:top w:val="nil"/>
              <w:left w:val="nil"/>
              <w:bottom w:val="nil"/>
              <w:right w:val="nil"/>
            </w:tcBorders>
            <w:shd w:val="clear" w:color="000000" w:fill="FFFFFF"/>
            <w:noWrap/>
            <w:vAlign w:val="center"/>
            <w:hideMark/>
          </w:tcPr>
          <w:p w14:paraId="06CC129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-6.212***</w:t>
            </w:r>
          </w:p>
        </w:tc>
        <w:tc>
          <w:tcPr>
            <w:tcW w:w="0" w:type="auto"/>
            <w:tcBorders>
              <w:top w:val="nil"/>
              <w:left w:val="nil"/>
              <w:bottom w:val="nil"/>
              <w:right w:val="nil"/>
            </w:tcBorders>
            <w:shd w:val="clear" w:color="000000" w:fill="FFFFFF"/>
            <w:noWrap/>
            <w:vAlign w:val="center"/>
            <w:hideMark/>
          </w:tcPr>
          <w:p w14:paraId="5DF1CC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-60.91***</w:t>
            </w:r>
          </w:p>
        </w:tc>
        <w:tc>
          <w:tcPr>
            <w:tcW w:w="0" w:type="auto"/>
            <w:tcBorders>
              <w:top w:val="nil"/>
              <w:left w:val="nil"/>
              <w:bottom w:val="nil"/>
              <w:right w:val="nil"/>
            </w:tcBorders>
            <w:shd w:val="clear" w:color="000000" w:fill="FFFFFF"/>
            <w:noWrap/>
            <w:vAlign w:val="center"/>
            <w:hideMark/>
          </w:tcPr>
          <w:p w14:paraId="2041F3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-0.8012</w:t>
            </w:r>
          </w:p>
        </w:tc>
        <w:tc>
          <w:tcPr>
            <w:tcW w:w="0" w:type="auto"/>
            <w:tcBorders>
              <w:top w:val="nil"/>
              <w:left w:val="nil"/>
              <w:bottom w:val="nil"/>
              <w:right w:val="nil"/>
            </w:tcBorders>
            <w:shd w:val="clear" w:color="000000" w:fill="FFFFFF"/>
            <w:noWrap/>
            <w:vAlign w:val="center"/>
            <w:hideMark/>
          </w:tcPr>
          <w:p w14:paraId="1D1BD6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5001BB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w:t>
            </w:r>
          </w:p>
        </w:tc>
      </w:tr>
      <w:tr w:rsidR="009C67F2" w:rsidRPr="00935EAC" w14:paraId="1B10D5C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1A744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Hong Kong</w:t>
            </w:r>
          </w:p>
        </w:tc>
        <w:tc>
          <w:tcPr>
            <w:tcW w:w="0" w:type="auto"/>
            <w:tcBorders>
              <w:top w:val="nil"/>
              <w:left w:val="nil"/>
              <w:bottom w:val="nil"/>
              <w:right w:val="nil"/>
            </w:tcBorders>
            <w:shd w:val="clear" w:color="000000" w:fill="FFFFFF"/>
            <w:noWrap/>
            <w:vAlign w:val="center"/>
            <w:hideMark/>
          </w:tcPr>
          <w:p w14:paraId="2909EA0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-0.9703</w:t>
            </w:r>
          </w:p>
        </w:tc>
        <w:tc>
          <w:tcPr>
            <w:tcW w:w="0" w:type="auto"/>
            <w:tcBorders>
              <w:top w:val="nil"/>
              <w:left w:val="nil"/>
              <w:bottom w:val="nil"/>
              <w:right w:val="nil"/>
            </w:tcBorders>
            <w:shd w:val="clear" w:color="000000" w:fill="FFFFFF"/>
            <w:noWrap/>
            <w:vAlign w:val="center"/>
            <w:hideMark/>
          </w:tcPr>
          <w:p w14:paraId="7C636E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-0.9417</w:t>
            </w:r>
          </w:p>
        </w:tc>
        <w:tc>
          <w:tcPr>
            <w:tcW w:w="0" w:type="auto"/>
            <w:tcBorders>
              <w:top w:val="nil"/>
              <w:left w:val="nil"/>
              <w:bottom w:val="nil"/>
              <w:right w:val="nil"/>
            </w:tcBorders>
            <w:shd w:val="clear" w:color="000000" w:fill="FFFFFF"/>
            <w:noWrap/>
            <w:vAlign w:val="center"/>
            <w:hideMark/>
          </w:tcPr>
          <w:p w14:paraId="0D91FB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-3.439**</w:t>
            </w:r>
          </w:p>
        </w:tc>
        <w:tc>
          <w:tcPr>
            <w:tcW w:w="0" w:type="auto"/>
            <w:tcBorders>
              <w:top w:val="nil"/>
              <w:left w:val="nil"/>
              <w:bottom w:val="nil"/>
              <w:right w:val="nil"/>
            </w:tcBorders>
            <w:shd w:val="clear" w:color="000000" w:fill="FFFFFF"/>
            <w:noWrap/>
            <w:vAlign w:val="center"/>
            <w:hideMark/>
          </w:tcPr>
          <w:p w14:paraId="34715F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7C747B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-1.486</w:t>
            </w:r>
          </w:p>
        </w:tc>
        <w:tc>
          <w:tcPr>
            <w:tcW w:w="0" w:type="auto"/>
            <w:tcBorders>
              <w:top w:val="nil"/>
              <w:left w:val="nil"/>
              <w:bottom w:val="nil"/>
              <w:right w:val="nil"/>
            </w:tcBorders>
            <w:shd w:val="clear" w:color="000000" w:fill="FFFFFF"/>
            <w:noWrap/>
            <w:vAlign w:val="center"/>
            <w:hideMark/>
          </w:tcPr>
          <w:p w14:paraId="1BB219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2.36***</w:t>
            </w:r>
          </w:p>
        </w:tc>
        <w:tc>
          <w:tcPr>
            <w:tcW w:w="0" w:type="auto"/>
            <w:tcBorders>
              <w:top w:val="nil"/>
              <w:left w:val="nil"/>
              <w:bottom w:val="nil"/>
              <w:right w:val="nil"/>
            </w:tcBorders>
            <w:shd w:val="clear" w:color="000000" w:fill="FFFFFF"/>
            <w:noWrap/>
            <w:vAlign w:val="center"/>
            <w:hideMark/>
          </w:tcPr>
          <w:p w14:paraId="1A7F27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368C60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FE526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Hungary</w:t>
            </w:r>
          </w:p>
        </w:tc>
        <w:tc>
          <w:tcPr>
            <w:tcW w:w="0" w:type="auto"/>
            <w:tcBorders>
              <w:top w:val="nil"/>
              <w:left w:val="nil"/>
              <w:bottom w:val="nil"/>
              <w:right w:val="nil"/>
            </w:tcBorders>
            <w:shd w:val="clear" w:color="000000" w:fill="FFFFFF"/>
            <w:noWrap/>
            <w:vAlign w:val="center"/>
            <w:hideMark/>
          </w:tcPr>
          <w:p w14:paraId="44FD31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-2.335</w:t>
            </w:r>
          </w:p>
        </w:tc>
        <w:tc>
          <w:tcPr>
            <w:tcW w:w="0" w:type="auto"/>
            <w:tcBorders>
              <w:top w:val="nil"/>
              <w:left w:val="nil"/>
              <w:bottom w:val="nil"/>
              <w:right w:val="nil"/>
            </w:tcBorders>
            <w:shd w:val="clear" w:color="000000" w:fill="FFFFFF"/>
            <w:noWrap/>
            <w:vAlign w:val="center"/>
            <w:hideMark/>
          </w:tcPr>
          <w:p w14:paraId="405AF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-1.711</w:t>
            </w:r>
          </w:p>
        </w:tc>
        <w:tc>
          <w:tcPr>
            <w:tcW w:w="0" w:type="auto"/>
            <w:tcBorders>
              <w:top w:val="nil"/>
              <w:left w:val="nil"/>
              <w:bottom w:val="nil"/>
              <w:right w:val="nil"/>
            </w:tcBorders>
            <w:shd w:val="clear" w:color="000000" w:fill="FFFFFF"/>
            <w:noWrap/>
            <w:vAlign w:val="center"/>
            <w:hideMark/>
          </w:tcPr>
          <w:p w14:paraId="7CD4DC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-3.208**</w:t>
            </w:r>
          </w:p>
        </w:tc>
        <w:tc>
          <w:tcPr>
            <w:tcW w:w="0" w:type="auto"/>
            <w:tcBorders>
              <w:top w:val="nil"/>
              <w:left w:val="nil"/>
              <w:bottom w:val="nil"/>
              <w:right w:val="nil"/>
            </w:tcBorders>
            <w:shd w:val="clear" w:color="000000" w:fill="FFFFFF"/>
            <w:noWrap/>
            <w:vAlign w:val="center"/>
            <w:hideMark/>
          </w:tcPr>
          <w:p w14:paraId="0D1B60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-19.37**</w:t>
            </w:r>
          </w:p>
        </w:tc>
        <w:tc>
          <w:tcPr>
            <w:tcW w:w="0" w:type="auto"/>
            <w:tcBorders>
              <w:top w:val="nil"/>
              <w:left w:val="nil"/>
              <w:bottom w:val="nil"/>
              <w:right w:val="nil"/>
            </w:tcBorders>
            <w:shd w:val="clear" w:color="000000" w:fill="FFFFFF"/>
            <w:noWrap/>
            <w:vAlign w:val="center"/>
            <w:hideMark/>
          </w:tcPr>
          <w:p w14:paraId="6E5ABE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2A3CA3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3.51***</w:t>
            </w:r>
          </w:p>
        </w:tc>
        <w:tc>
          <w:tcPr>
            <w:tcW w:w="0" w:type="auto"/>
            <w:tcBorders>
              <w:top w:val="nil"/>
              <w:left w:val="nil"/>
              <w:bottom w:val="nil"/>
              <w:right w:val="nil"/>
            </w:tcBorders>
            <w:shd w:val="clear" w:color="000000" w:fill="FFFFFF"/>
            <w:noWrap/>
            <w:vAlign w:val="center"/>
            <w:hideMark/>
          </w:tcPr>
          <w:p w14:paraId="735733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141</w:t>
            </w:r>
          </w:p>
        </w:tc>
      </w:tr>
      <w:tr w:rsidR="009C67F2" w:rsidRPr="00935EAC" w14:paraId="4ED6474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58107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Iceland</w:t>
            </w:r>
          </w:p>
        </w:tc>
        <w:tc>
          <w:tcPr>
            <w:tcW w:w="0" w:type="auto"/>
            <w:tcBorders>
              <w:top w:val="nil"/>
              <w:left w:val="nil"/>
              <w:bottom w:val="nil"/>
              <w:right w:val="nil"/>
            </w:tcBorders>
            <w:shd w:val="clear" w:color="000000" w:fill="FFFFFF"/>
            <w:noWrap/>
            <w:vAlign w:val="center"/>
            <w:hideMark/>
          </w:tcPr>
          <w:p w14:paraId="1204E7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-2.589*</w:t>
            </w:r>
          </w:p>
        </w:tc>
        <w:tc>
          <w:tcPr>
            <w:tcW w:w="0" w:type="auto"/>
            <w:tcBorders>
              <w:top w:val="nil"/>
              <w:left w:val="nil"/>
              <w:bottom w:val="nil"/>
              <w:right w:val="nil"/>
            </w:tcBorders>
            <w:shd w:val="clear" w:color="000000" w:fill="FFFFFF"/>
            <w:noWrap/>
            <w:vAlign w:val="center"/>
            <w:hideMark/>
          </w:tcPr>
          <w:p w14:paraId="6125D2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-2.049**</w:t>
            </w:r>
          </w:p>
        </w:tc>
        <w:tc>
          <w:tcPr>
            <w:tcW w:w="0" w:type="auto"/>
            <w:tcBorders>
              <w:top w:val="nil"/>
              <w:left w:val="nil"/>
              <w:bottom w:val="nil"/>
              <w:right w:val="nil"/>
            </w:tcBorders>
            <w:shd w:val="clear" w:color="000000" w:fill="FFFFFF"/>
            <w:noWrap/>
            <w:vAlign w:val="center"/>
            <w:hideMark/>
          </w:tcPr>
          <w:p w14:paraId="031630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-5.287***</w:t>
            </w:r>
          </w:p>
        </w:tc>
        <w:tc>
          <w:tcPr>
            <w:tcW w:w="0" w:type="auto"/>
            <w:tcBorders>
              <w:top w:val="nil"/>
              <w:left w:val="nil"/>
              <w:bottom w:val="nil"/>
              <w:right w:val="nil"/>
            </w:tcBorders>
            <w:shd w:val="clear" w:color="000000" w:fill="FFFFFF"/>
            <w:noWrap/>
            <w:vAlign w:val="center"/>
            <w:hideMark/>
          </w:tcPr>
          <w:p w14:paraId="0554AF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-48.98***</w:t>
            </w:r>
          </w:p>
        </w:tc>
        <w:tc>
          <w:tcPr>
            <w:tcW w:w="0" w:type="auto"/>
            <w:tcBorders>
              <w:top w:val="nil"/>
              <w:left w:val="nil"/>
              <w:bottom w:val="nil"/>
              <w:right w:val="nil"/>
            </w:tcBorders>
            <w:shd w:val="clear" w:color="000000" w:fill="FFFFFF"/>
            <w:noWrap/>
            <w:vAlign w:val="center"/>
            <w:hideMark/>
          </w:tcPr>
          <w:p w14:paraId="1CD753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0B9B19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1.346***</w:t>
            </w:r>
          </w:p>
        </w:tc>
        <w:tc>
          <w:tcPr>
            <w:tcW w:w="0" w:type="auto"/>
            <w:tcBorders>
              <w:top w:val="nil"/>
              <w:left w:val="nil"/>
              <w:bottom w:val="nil"/>
              <w:right w:val="nil"/>
            </w:tcBorders>
            <w:shd w:val="clear" w:color="000000" w:fill="FFFFFF"/>
            <w:noWrap/>
            <w:vAlign w:val="center"/>
            <w:hideMark/>
          </w:tcPr>
          <w:p w14:paraId="581F96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7F70A6A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7A3B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India</w:t>
            </w:r>
          </w:p>
        </w:tc>
        <w:tc>
          <w:tcPr>
            <w:tcW w:w="0" w:type="auto"/>
            <w:tcBorders>
              <w:top w:val="nil"/>
              <w:left w:val="nil"/>
              <w:bottom w:val="nil"/>
              <w:right w:val="nil"/>
            </w:tcBorders>
            <w:shd w:val="clear" w:color="000000" w:fill="FFFFFF"/>
            <w:noWrap/>
            <w:vAlign w:val="center"/>
            <w:hideMark/>
          </w:tcPr>
          <w:p w14:paraId="25373E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-4.866***</w:t>
            </w:r>
          </w:p>
        </w:tc>
        <w:tc>
          <w:tcPr>
            <w:tcW w:w="0" w:type="auto"/>
            <w:tcBorders>
              <w:top w:val="nil"/>
              <w:left w:val="nil"/>
              <w:bottom w:val="nil"/>
              <w:right w:val="nil"/>
            </w:tcBorders>
            <w:shd w:val="clear" w:color="000000" w:fill="FFFFFF"/>
            <w:noWrap/>
            <w:vAlign w:val="center"/>
            <w:hideMark/>
          </w:tcPr>
          <w:p w14:paraId="53584A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-4.335***</w:t>
            </w:r>
          </w:p>
        </w:tc>
        <w:tc>
          <w:tcPr>
            <w:tcW w:w="0" w:type="auto"/>
            <w:tcBorders>
              <w:top w:val="nil"/>
              <w:left w:val="nil"/>
              <w:bottom w:val="nil"/>
              <w:right w:val="nil"/>
            </w:tcBorders>
            <w:shd w:val="clear" w:color="000000" w:fill="FFFFFF"/>
            <w:noWrap/>
            <w:vAlign w:val="center"/>
            <w:hideMark/>
          </w:tcPr>
          <w:p w14:paraId="7D29B6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-8.856***</w:t>
            </w:r>
          </w:p>
        </w:tc>
        <w:tc>
          <w:tcPr>
            <w:tcW w:w="0" w:type="auto"/>
            <w:tcBorders>
              <w:top w:val="nil"/>
              <w:left w:val="nil"/>
              <w:bottom w:val="nil"/>
              <w:right w:val="nil"/>
            </w:tcBorders>
            <w:shd w:val="clear" w:color="000000" w:fill="FFFFFF"/>
            <w:noWrap/>
            <w:vAlign w:val="center"/>
            <w:hideMark/>
          </w:tcPr>
          <w:p w14:paraId="445357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-121***</w:t>
            </w:r>
          </w:p>
        </w:tc>
        <w:tc>
          <w:tcPr>
            <w:tcW w:w="0" w:type="auto"/>
            <w:tcBorders>
              <w:top w:val="nil"/>
              <w:left w:val="nil"/>
              <w:bottom w:val="nil"/>
              <w:right w:val="nil"/>
            </w:tcBorders>
            <w:shd w:val="clear" w:color="000000" w:fill="FFFFFF"/>
            <w:noWrap/>
            <w:vAlign w:val="center"/>
            <w:hideMark/>
          </w:tcPr>
          <w:p w14:paraId="4C56A5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-4.669***</w:t>
            </w:r>
          </w:p>
        </w:tc>
        <w:tc>
          <w:tcPr>
            <w:tcW w:w="0" w:type="auto"/>
            <w:tcBorders>
              <w:top w:val="nil"/>
              <w:left w:val="nil"/>
              <w:bottom w:val="nil"/>
              <w:right w:val="nil"/>
            </w:tcBorders>
            <w:shd w:val="clear" w:color="000000" w:fill="FFFFFF"/>
            <w:noWrap/>
            <w:vAlign w:val="center"/>
            <w:hideMark/>
          </w:tcPr>
          <w:p w14:paraId="3316B3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0.3936*</w:t>
            </w:r>
          </w:p>
        </w:tc>
        <w:tc>
          <w:tcPr>
            <w:tcW w:w="0" w:type="auto"/>
            <w:tcBorders>
              <w:top w:val="nil"/>
              <w:left w:val="nil"/>
              <w:bottom w:val="nil"/>
              <w:right w:val="nil"/>
            </w:tcBorders>
            <w:shd w:val="clear" w:color="000000" w:fill="FFFFFF"/>
            <w:noWrap/>
            <w:vAlign w:val="center"/>
            <w:hideMark/>
          </w:tcPr>
          <w:p w14:paraId="08F02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4573275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FB790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Indonesia</w:t>
            </w:r>
          </w:p>
        </w:tc>
        <w:tc>
          <w:tcPr>
            <w:tcW w:w="0" w:type="auto"/>
            <w:tcBorders>
              <w:top w:val="nil"/>
              <w:left w:val="nil"/>
              <w:bottom w:val="nil"/>
              <w:right w:val="nil"/>
            </w:tcBorders>
            <w:shd w:val="clear" w:color="000000" w:fill="FFFFFF"/>
            <w:noWrap/>
            <w:vAlign w:val="center"/>
            <w:hideMark/>
          </w:tcPr>
          <w:p w14:paraId="602E20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-2.677*</w:t>
            </w:r>
          </w:p>
        </w:tc>
        <w:tc>
          <w:tcPr>
            <w:tcW w:w="0" w:type="auto"/>
            <w:tcBorders>
              <w:top w:val="nil"/>
              <w:left w:val="nil"/>
              <w:bottom w:val="nil"/>
              <w:right w:val="nil"/>
            </w:tcBorders>
            <w:shd w:val="clear" w:color="000000" w:fill="FFFFFF"/>
            <w:noWrap/>
            <w:vAlign w:val="center"/>
            <w:hideMark/>
          </w:tcPr>
          <w:p w14:paraId="648FEE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-1.838*</w:t>
            </w:r>
          </w:p>
        </w:tc>
        <w:tc>
          <w:tcPr>
            <w:tcW w:w="0" w:type="auto"/>
            <w:tcBorders>
              <w:top w:val="nil"/>
              <w:left w:val="nil"/>
              <w:bottom w:val="nil"/>
              <w:right w:val="nil"/>
            </w:tcBorders>
            <w:shd w:val="clear" w:color="000000" w:fill="FFFFFF"/>
            <w:noWrap/>
            <w:vAlign w:val="center"/>
            <w:hideMark/>
          </w:tcPr>
          <w:p w14:paraId="00B61B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-4.071***</w:t>
            </w:r>
          </w:p>
        </w:tc>
        <w:tc>
          <w:tcPr>
            <w:tcW w:w="0" w:type="auto"/>
            <w:tcBorders>
              <w:top w:val="nil"/>
              <w:left w:val="nil"/>
              <w:bottom w:val="nil"/>
              <w:right w:val="nil"/>
            </w:tcBorders>
            <w:shd w:val="clear" w:color="000000" w:fill="FFFFFF"/>
            <w:noWrap/>
            <w:vAlign w:val="center"/>
            <w:hideMark/>
          </w:tcPr>
          <w:p w14:paraId="655920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-30.06***</w:t>
            </w:r>
          </w:p>
        </w:tc>
        <w:tc>
          <w:tcPr>
            <w:tcW w:w="0" w:type="auto"/>
            <w:tcBorders>
              <w:top w:val="nil"/>
              <w:left w:val="nil"/>
              <w:bottom w:val="nil"/>
              <w:right w:val="nil"/>
            </w:tcBorders>
            <w:shd w:val="clear" w:color="000000" w:fill="FFFFFF"/>
            <w:noWrap/>
            <w:vAlign w:val="center"/>
            <w:hideMark/>
          </w:tcPr>
          <w:p w14:paraId="2733F4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0F415A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594BA1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5711E70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B84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Ireland</w:t>
            </w:r>
          </w:p>
        </w:tc>
        <w:tc>
          <w:tcPr>
            <w:tcW w:w="0" w:type="auto"/>
            <w:tcBorders>
              <w:top w:val="nil"/>
              <w:left w:val="nil"/>
              <w:bottom w:val="nil"/>
              <w:right w:val="nil"/>
            </w:tcBorders>
            <w:shd w:val="clear" w:color="000000" w:fill="FFFFFF"/>
            <w:noWrap/>
            <w:vAlign w:val="center"/>
            <w:hideMark/>
          </w:tcPr>
          <w:p w14:paraId="5134B9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-4.491***</w:t>
            </w:r>
          </w:p>
        </w:tc>
        <w:tc>
          <w:tcPr>
            <w:tcW w:w="0" w:type="auto"/>
            <w:tcBorders>
              <w:top w:val="nil"/>
              <w:left w:val="nil"/>
              <w:bottom w:val="nil"/>
              <w:right w:val="nil"/>
            </w:tcBorders>
            <w:shd w:val="clear" w:color="000000" w:fill="FFFFFF"/>
            <w:noWrap/>
            <w:vAlign w:val="center"/>
            <w:hideMark/>
          </w:tcPr>
          <w:p w14:paraId="6EADF6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-3.943***</w:t>
            </w:r>
          </w:p>
        </w:tc>
        <w:tc>
          <w:tcPr>
            <w:tcW w:w="0" w:type="auto"/>
            <w:tcBorders>
              <w:top w:val="nil"/>
              <w:left w:val="nil"/>
              <w:bottom w:val="nil"/>
              <w:right w:val="nil"/>
            </w:tcBorders>
            <w:shd w:val="clear" w:color="000000" w:fill="FFFFFF"/>
            <w:noWrap/>
            <w:vAlign w:val="center"/>
            <w:hideMark/>
          </w:tcPr>
          <w:p w14:paraId="22DD620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-8.283***</w:t>
            </w:r>
          </w:p>
        </w:tc>
        <w:tc>
          <w:tcPr>
            <w:tcW w:w="0" w:type="auto"/>
            <w:tcBorders>
              <w:top w:val="nil"/>
              <w:left w:val="nil"/>
              <w:bottom w:val="nil"/>
              <w:right w:val="nil"/>
            </w:tcBorders>
            <w:shd w:val="clear" w:color="000000" w:fill="FFFFFF"/>
            <w:noWrap/>
            <w:vAlign w:val="center"/>
            <w:hideMark/>
          </w:tcPr>
          <w:p w14:paraId="22077B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-94.44***</w:t>
            </w:r>
          </w:p>
        </w:tc>
        <w:tc>
          <w:tcPr>
            <w:tcW w:w="0" w:type="auto"/>
            <w:tcBorders>
              <w:top w:val="nil"/>
              <w:left w:val="nil"/>
              <w:bottom w:val="nil"/>
              <w:right w:val="nil"/>
            </w:tcBorders>
            <w:shd w:val="clear" w:color="000000" w:fill="FFFFFF"/>
            <w:noWrap/>
            <w:vAlign w:val="center"/>
            <w:hideMark/>
          </w:tcPr>
          <w:p w14:paraId="1426CF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-4.158***</w:t>
            </w:r>
          </w:p>
        </w:tc>
        <w:tc>
          <w:tcPr>
            <w:tcW w:w="0" w:type="auto"/>
            <w:tcBorders>
              <w:top w:val="nil"/>
              <w:left w:val="nil"/>
              <w:bottom w:val="nil"/>
              <w:right w:val="nil"/>
            </w:tcBorders>
            <w:shd w:val="clear" w:color="000000" w:fill="FFFFFF"/>
            <w:noWrap/>
            <w:vAlign w:val="center"/>
            <w:hideMark/>
          </w:tcPr>
          <w:p w14:paraId="2FE9D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0.4282*</w:t>
            </w:r>
          </w:p>
        </w:tc>
        <w:tc>
          <w:tcPr>
            <w:tcW w:w="0" w:type="auto"/>
            <w:tcBorders>
              <w:top w:val="nil"/>
              <w:left w:val="nil"/>
              <w:bottom w:val="nil"/>
              <w:right w:val="nil"/>
            </w:tcBorders>
            <w:shd w:val="clear" w:color="000000" w:fill="FFFFFF"/>
            <w:noWrap/>
            <w:vAlign w:val="center"/>
            <w:hideMark/>
          </w:tcPr>
          <w:p w14:paraId="39CBB60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6336162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4D9E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Israel</w:t>
            </w:r>
          </w:p>
        </w:tc>
        <w:tc>
          <w:tcPr>
            <w:tcW w:w="0" w:type="auto"/>
            <w:tcBorders>
              <w:top w:val="nil"/>
              <w:left w:val="nil"/>
              <w:bottom w:val="nil"/>
              <w:right w:val="nil"/>
            </w:tcBorders>
            <w:shd w:val="clear" w:color="000000" w:fill="FFFFFF"/>
            <w:noWrap/>
            <w:vAlign w:val="center"/>
            <w:hideMark/>
          </w:tcPr>
          <w:p w14:paraId="15B638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-2.876**</w:t>
            </w:r>
          </w:p>
        </w:tc>
        <w:tc>
          <w:tcPr>
            <w:tcW w:w="0" w:type="auto"/>
            <w:tcBorders>
              <w:top w:val="nil"/>
              <w:left w:val="nil"/>
              <w:bottom w:val="nil"/>
              <w:right w:val="nil"/>
            </w:tcBorders>
            <w:shd w:val="clear" w:color="000000" w:fill="FFFFFF"/>
            <w:noWrap/>
            <w:vAlign w:val="center"/>
            <w:hideMark/>
          </w:tcPr>
          <w:p w14:paraId="0A95DD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-2.835***</w:t>
            </w:r>
          </w:p>
        </w:tc>
        <w:tc>
          <w:tcPr>
            <w:tcW w:w="0" w:type="auto"/>
            <w:tcBorders>
              <w:top w:val="nil"/>
              <w:left w:val="nil"/>
              <w:bottom w:val="nil"/>
              <w:right w:val="nil"/>
            </w:tcBorders>
            <w:shd w:val="clear" w:color="000000" w:fill="FFFFFF"/>
            <w:noWrap/>
            <w:vAlign w:val="center"/>
            <w:hideMark/>
          </w:tcPr>
          <w:p w14:paraId="325AB3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-5.709***</w:t>
            </w:r>
          </w:p>
        </w:tc>
        <w:tc>
          <w:tcPr>
            <w:tcW w:w="0" w:type="auto"/>
            <w:tcBorders>
              <w:top w:val="nil"/>
              <w:left w:val="nil"/>
              <w:bottom w:val="nil"/>
              <w:right w:val="nil"/>
            </w:tcBorders>
            <w:shd w:val="clear" w:color="000000" w:fill="FFFFFF"/>
            <w:noWrap/>
            <w:vAlign w:val="center"/>
            <w:hideMark/>
          </w:tcPr>
          <w:p w14:paraId="5CA7C0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-57.1***</w:t>
            </w:r>
          </w:p>
        </w:tc>
        <w:tc>
          <w:tcPr>
            <w:tcW w:w="0" w:type="auto"/>
            <w:tcBorders>
              <w:top w:val="nil"/>
              <w:left w:val="nil"/>
              <w:bottom w:val="nil"/>
              <w:right w:val="nil"/>
            </w:tcBorders>
            <w:shd w:val="clear" w:color="000000" w:fill="FFFFFF"/>
            <w:noWrap/>
            <w:vAlign w:val="center"/>
            <w:hideMark/>
          </w:tcPr>
          <w:p w14:paraId="2A7DC9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-3.551***</w:t>
            </w:r>
          </w:p>
        </w:tc>
        <w:tc>
          <w:tcPr>
            <w:tcW w:w="0" w:type="auto"/>
            <w:tcBorders>
              <w:top w:val="nil"/>
              <w:left w:val="nil"/>
              <w:bottom w:val="nil"/>
              <w:right w:val="nil"/>
            </w:tcBorders>
            <w:shd w:val="clear" w:color="000000" w:fill="FFFFFF"/>
            <w:noWrap/>
            <w:vAlign w:val="center"/>
            <w:hideMark/>
          </w:tcPr>
          <w:p w14:paraId="36AD8C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10.66***</w:t>
            </w:r>
          </w:p>
        </w:tc>
        <w:tc>
          <w:tcPr>
            <w:tcW w:w="0" w:type="auto"/>
            <w:tcBorders>
              <w:top w:val="nil"/>
              <w:left w:val="nil"/>
              <w:bottom w:val="nil"/>
              <w:right w:val="nil"/>
            </w:tcBorders>
            <w:shd w:val="clear" w:color="000000" w:fill="FFFFFF"/>
            <w:noWrap/>
            <w:vAlign w:val="center"/>
            <w:hideMark/>
          </w:tcPr>
          <w:p w14:paraId="3AEAF7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5E274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CFD2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Italy</w:t>
            </w:r>
          </w:p>
        </w:tc>
        <w:tc>
          <w:tcPr>
            <w:tcW w:w="0" w:type="auto"/>
            <w:tcBorders>
              <w:top w:val="nil"/>
              <w:left w:val="nil"/>
              <w:bottom w:val="nil"/>
              <w:right w:val="nil"/>
            </w:tcBorders>
            <w:shd w:val="clear" w:color="000000" w:fill="FFFFFF"/>
            <w:noWrap/>
            <w:vAlign w:val="center"/>
            <w:hideMark/>
          </w:tcPr>
          <w:p w14:paraId="069A03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-3.127**</w:t>
            </w:r>
          </w:p>
        </w:tc>
        <w:tc>
          <w:tcPr>
            <w:tcW w:w="0" w:type="auto"/>
            <w:tcBorders>
              <w:top w:val="nil"/>
              <w:left w:val="nil"/>
              <w:bottom w:val="nil"/>
              <w:right w:val="nil"/>
            </w:tcBorders>
            <w:shd w:val="clear" w:color="000000" w:fill="FFFFFF"/>
            <w:noWrap/>
            <w:vAlign w:val="center"/>
            <w:hideMark/>
          </w:tcPr>
          <w:p w14:paraId="5D7FA0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-2.845***</w:t>
            </w:r>
          </w:p>
        </w:tc>
        <w:tc>
          <w:tcPr>
            <w:tcW w:w="0" w:type="auto"/>
            <w:tcBorders>
              <w:top w:val="nil"/>
              <w:left w:val="nil"/>
              <w:bottom w:val="nil"/>
              <w:right w:val="nil"/>
            </w:tcBorders>
            <w:shd w:val="clear" w:color="000000" w:fill="FFFFFF"/>
            <w:noWrap/>
            <w:vAlign w:val="center"/>
            <w:hideMark/>
          </w:tcPr>
          <w:p w14:paraId="044819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-3.616***</w:t>
            </w:r>
          </w:p>
        </w:tc>
        <w:tc>
          <w:tcPr>
            <w:tcW w:w="0" w:type="auto"/>
            <w:tcBorders>
              <w:top w:val="nil"/>
              <w:left w:val="nil"/>
              <w:bottom w:val="nil"/>
              <w:right w:val="nil"/>
            </w:tcBorders>
            <w:shd w:val="clear" w:color="000000" w:fill="FFFFFF"/>
            <w:noWrap/>
            <w:vAlign w:val="center"/>
            <w:hideMark/>
          </w:tcPr>
          <w:p w14:paraId="5D199F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-25.2***</w:t>
            </w:r>
          </w:p>
        </w:tc>
        <w:tc>
          <w:tcPr>
            <w:tcW w:w="0" w:type="auto"/>
            <w:tcBorders>
              <w:top w:val="nil"/>
              <w:left w:val="nil"/>
              <w:bottom w:val="nil"/>
              <w:right w:val="nil"/>
            </w:tcBorders>
            <w:shd w:val="clear" w:color="000000" w:fill="FFFFFF"/>
            <w:noWrap/>
            <w:vAlign w:val="center"/>
            <w:hideMark/>
          </w:tcPr>
          <w:p w14:paraId="3B0EB1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-3.389**</w:t>
            </w:r>
          </w:p>
        </w:tc>
        <w:tc>
          <w:tcPr>
            <w:tcW w:w="0" w:type="auto"/>
            <w:tcBorders>
              <w:top w:val="nil"/>
              <w:left w:val="nil"/>
              <w:bottom w:val="nil"/>
              <w:right w:val="nil"/>
            </w:tcBorders>
            <w:shd w:val="clear" w:color="000000" w:fill="FFFFFF"/>
            <w:noWrap/>
            <w:vAlign w:val="center"/>
            <w:hideMark/>
          </w:tcPr>
          <w:p w14:paraId="3DCE4A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1.69***</w:t>
            </w:r>
          </w:p>
        </w:tc>
        <w:tc>
          <w:tcPr>
            <w:tcW w:w="0" w:type="auto"/>
            <w:tcBorders>
              <w:top w:val="nil"/>
              <w:left w:val="nil"/>
              <w:bottom w:val="nil"/>
              <w:right w:val="nil"/>
            </w:tcBorders>
            <w:shd w:val="clear" w:color="000000" w:fill="FFFFFF"/>
            <w:noWrap/>
            <w:vAlign w:val="center"/>
            <w:hideMark/>
          </w:tcPr>
          <w:p w14:paraId="2E1DB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542FE98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B9378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Japan</w:t>
            </w:r>
          </w:p>
        </w:tc>
        <w:tc>
          <w:tcPr>
            <w:tcW w:w="0" w:type="auto"/>
            <w:tcBorders>
              <w:top w:val="nil"/>
              <w:left w:val="nil"/>
              <w:bottom w:val="nil"/>
              <w:right w:val="nil"/>
            </w:tcBorders>
            <w:shd w:val="clear" w:color="000000" w:fill="FFFFFF"/>
            <w:noWrap/>
            <w:vAlign w:val="center"/>
            <w:hideMark/>
          </w:tcPr>
          <w:p w14:paraId="0371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2A497D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-1.72*</w:t>
            </w:r>
          </w:p>
        </w:tc>
        <w:tc>
          <w:tcPr>
            <w:tcW w:w="0" w:type="auto"/>
            <w:tcBorders>
              <w:top w:val="nil"/>
              <w:left w:val="nil"/>
              <w:bottom w:val="nil"/>
              <w:right w:val="nil"/>
            </w:tcBorders>
            <w:shd w:val="clear" w:color="000000" w:fill="FFFFFF"/>
            <w:noWrap/>
            <w:vAlign w:val="center"/>
            <w:hideMark/>
          </w:tcPr>
          <w:p w14:paraId="606A13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607088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w:t>
            </w:r>
          </w:p>
        </w:tc>
        <w:tc>
          <w:tcPr>
            <w:tcW w:w="0" w:type="auto"/>
            <w:tcBorders>
              <w:top w:val="nil"/>
              <w:left w:val="nil"/>
              <w:bottom w:val="nil"/>
              <w:right w:val="nil"/>
            </w:tcBorders>
            <w:shd w:val="clear" w:color="000000" w:fill="FFFFFF"/>
            <w:noWrap/>
            <w:vAlign w:val="center"/>
            <w:hideMark/>
          </w:tcPr>
          <w:p w14:paraId="582482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w:t>
            </w:r>
          </w:p>
        </w:tc>
        <w:tc>
          <w:tcPr>
            <w:tcW w:w="0" w:type="auto"/>
            <w:tcBorders>
              <w:top w:val="nil"/>
              <w:left w:val="nil"/>
              <w:bottom w:val="nil"/>
              <w:right w:val="nil"/>
            </w:tcBorders>
            <w:shd w:val="clear" w:color="000000" w:fill="FFFFFF"/>
            <w:noWrap/>
            <w:vAlign w:val="center"/>
            <w:hideMark/>
          </w:tcPr>
          <w:p w14:paraId="0BBEDB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4.137***</w:t>
            </w:r>
          </w:p>
        </w:tc>
        <w:tc>
          <w:tcPr>
            <w:tcW w:w="0" w:type="auto"/>
            <w:tcBorders>
              <w:top w:val="nil"/>
              <w:left w:val="nil"/>
              <w:bottom w:val="nil"/>
              <w:right w:val="nil"/>
            </w:tcBorders>
            <w:shd w:val="clear" w:color="000000" w:fill="FFFFFF"/>
            <w:noWrap/>
            <w:vAlign w:val="center"/>
            <w:hideMark/>
          </w:tcPr>
          <w:p w14:paraId="33F18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275DD5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1E24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Kazakhstan</w:t>
            </w:r>
          </w:p>
        </w:tc>
        <w:tc>
          <w:tcPr>
            <w:tcW w:w="0" w:type="auto"/>
            <w:tcBorders>
              <w:top w:val="nil"/>
              <w:left w:val="nil"/>
              <w:bottom w:val="nil"/>
              <w:right w:val="nil"/>
            </w:tcBorders>
            <w:shd w:val="clear" w:color="000000" w:fill="FFFFFF"/>
            <w:noWrap/>
            <w:vAlign w:val="center"/>
            <w:hideMark/>
          </w:tcPr>
          <w:p w14:paraId="187B65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-2.934**</w:t>
            </w:r>
          </w:p>
        </w:tc>
        <w:tc>
          <w:tcPr>
            <w:tcW w:w="0" w:type="auto"/>
            <w:tcBorders>
              <w:top w:val="nil"/>
              <w:left w:val="nil"/>
              <w:bottom w:val="nil"/>
              <w:right w:val="nil"/>
            </w:tcBorders>
            <w:shd w:val="clear" w:color="000000" w:fill="FFFFFF"/>
            <w:noWrap/>
            <w:vAlign w:val="center"/>
            <w:hideMark/>
          </w:tcPr>
          <w:p w14:paraId="51000A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09A699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-5.197***</w:t>
            </w:r>
          </w:p>
        </w:tc>
        <w:tc>
          <w:tcPr>
            <w:tcW w:w="0" w:type="auto"/>
            <w:tcBorders>
              <w:top w:val="nil"/>
              <w:left w:val="nil"/>
              <w:bottom w:val="nil"/>
              <w:right w:val="nil"/>
            </w:tcBorders>
            <w:shd w:val="clear" w:color="000000" w:fill="FFFFFF"/>
            <w:noWrap/>
            <w:vAlign w:val="center"/>
            <w:hideMark/>
          </w:tcPr>
          <w:p w14:paraId="576B84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-42.62***</w:t>
            </w:r>
          </w:p>
        </w:tc>
        <w:tc>
          <w:tcPr>
            <w:tcW w:w="0" w:type="auto"/>
            <w:tcBorders>
              <w:top w:val="nil"/>
              <w:left w:val="nil"/>
              <w:bottom w:val="nil"/>
              <w:right w:val="nil"/>
            </w:tcBorders>
            <w:shd w:val="clear" w:color="000000" w:fill="FFFFFF"/>
            <w:noWrap/>
            <w:vAlign w:val="center"/>
            <w:hideMark/>
          </w:tcPr>
          <w:p w14:paraId="52CC71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-1.918</w:t>
            </w:r>
          </w:p>
        </w:tc>
        <w:tc>
          <w:tcPr>
            <w:tcW w:w="0" w:type="auto"/>
            <w:tcBorders>
              <w:top w:val="nil"/>
              <w:left w:val="nil"/>
              <w:bottom w:val="nil"/>
              <w:right w:val="nil"/>
            </w:tcBorders>
            <w:shd w:val="clear" w:color="000000" w:fill="FFFFFF"/>
            <w:noWrap/>
            <w:vAlign w:val="center"/>
            <w:hideMark/>
          </w:tcPr>
          <w:p w14:paraId="08209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0.3832*</w:t>
            </w:r>
          </w:p>
        </w:tc>
        <w:tc>
          <w:tcPr>
            <w:tcW w:w="0" w:type="auto"/>
            <w:tcBorders>
              <w:top w:val="nil"/>
              <w:left w:val="nil"/>
              <w:bottom w:val="nil"/>
              <w:right w:val="nil"/>
            </w:tcBorders>
            <w:shd w:val="clear" w:color="000000" w:fill="FFFFFF"/>
            <w:noWrap/>
            <w:vAlign w:val="center"/>
            <w:hideMark/>
          </w:tcPr>
          <w:p w14:paraId="66174FD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14C60FE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5D366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Korea Rep.</w:t>
            </w:r>
          </w:p>
        </w:tc>
        <w:tc>
          <w:tcPr>
            <w:tcW w:w="0" w:type="auto"/>
            <w:tcBorders>
              <w:top w:val="nil"/>
              <w:left w:val="nil"/>
              <w:bottom w:val="nil"/>
              <w:right w:val="nil"/>
            </w:tcBorders>
            <w:shd w:val="clear" w:color="000000" w:fill="FFFFFF"/>
            <w:noWrap/>
            <w:vAlign w:val="center"/>
            <w:hideMark/>
          </w:tcPr>
          <w:p w14:paraId="2A1FDE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-2.212</w:t>
            </w:r>
          </w:p>
        </w:tc>
        <w:tc>
          <w:tcPr>
            <w:tcW w:w="0" w:type="auto"/>
            <w:tcBorders>
              <w:top w:val="nil"/>
              <w:left w:val="nil"/>
              <w:bottom w:val="nil"/>
              <w:right w:val="nil"/>
            </w:tcBorders>
            <w:shd w:val="clear" w:color="000000" w:fill="FFFFFF"/>
            <w:noWrap/>
            <w:vAlign w:val="center"/>
            <w:hideMark/>
          </w:tcPr>
          <w:p w14:paraId="23A0DC4A" w14:textId="3052E9BD"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-0.9189      </w:t>
            </w:r>
          </w:p>
        </w:tc>
        <w:tc>
          <w:tcPr>
            <w:tcW w:w="0" w:type="auto"/>
            <w:tcBorders>
              <w:top w:val="nil"/>
              <w:left w:val="nil"/>
              <w:bottom w:val="nil"/>
              <w:right w:val="nil"/>
            </w:tcBorders>
            <w:shd w:val="clear" w:color="000000" w:fill="FFFFFF"/>
            <w:noWrap/>
            <w:vAlign w:val="center"/>
            <w:hideMark/>
          </w:tcPr>
          <w:p w14:paraId="6D2FB6F5" w14:textId="77DDD624"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3.505***      </w:t>
            </w:r>
          </w:p>
        </w:tc>
        <w:tc>
          <w:tcPr>
            <w:tcW w:w="0" w:type="auto"/>
            <w:tcBorders>
              <w:top w:val="nil"/>
              <w:left w:val="nil"/>
              <w:bottom w:val="nil"/>
              <w:right w:val="nil"/>
            </w:tcBorders>
            <w:shd w:val="clear" w:color="000000" w:fill="FFFFFF"/>
            <w:noWrap/>
            <w:vAlign w:val="center"/>
            <w:hideMark/>
          </w:tcPr>
          <w:p w14:paraId="5A8AB8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22.34***</w:t>
            </w:r>
          </w:p>
        </w:tc>
        <w:tc>
          <w:tcPr>
            <w:tcW w:w="0" w:type="auto"/>
            <w:tcBorders>
              <w:top w:val="nil"/>
              <w:left w:val="nil"/>
              <w:bottom w:val="nil"/>
              <w:right w:val="nil"/>
            </w:tcBorders>
            <w:shd w:val="clear" w:color="000000" w:fill="FFFFFF"/>
            <w:noWrap/>
            <w:vAlign w:val="center"/>
            <w:hideMark/>
          </w:tcPr>
          <w:p w14:paraId="16C3F6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-3.34**</w:t>
            </w:r>
          </w:p>
        </w:tc>
        <w:tc>
          <w:tcPr>
            <w:tcW w:w="0" w:type="auto"/>
            <w:tcBorders>
              <w:top w:val="nil"/>
              <w:left w:val="nil"/>
              <w:bottom w:val="nil"/>
              <w:right w:val="nil"/>
            </w:tcBorders>
            <w:shd w:val="clear" w:color="000000" w:fill="FFFFFF"/>
            <w:noWrap/>
            <w:vAlign w:val="center"/>
            <w:hideMark/>
          </w:tcPr>
          <w:p w14:paraId="76CFECC2" w14:textId="146D2528"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7.382***            </w:t>
            </w:r>
          </w:p>
        </w:tc>
        <w:tc>
          <w:tcPr>
            <w:tcW w:w="0" w:type="auto"/>
            <w:tcBorders>
              <w:top w:val="nil"/>
              <w:left w:val="nil"/>
              <w:bottom w:val="nil"/>
              <w:right w:val="nil"/>
            </w:tcBorders>
            <w:shd w:val="clear" w:color="000000" w:fill="FFFFFF"/>
            <w:noWrap/>
            <w:vAlign w:val="center"/>
            <w:hideMark/>
          </w:tcPr>
          <w:p w14:paraId="21BAC2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96</w:t>
            </w:r>
          </w:p>
        </w:tc>
      </w:tr>
      <w:tr w:rsidR="009C67F2" w:rsidRPr="00935EAC" w14:paraId="7324736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5D27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Kyrgyz Republic</w:t>
            </w:r>
          </w:p>
        </w:tc>
        <w:tc>
          <w:tcPr>
            <w:tcW w:w="0" w:type="auto"/>
            <w:tcBorders>
              <w:top w:val="nil"/>
              <w:left w:val="nil"/>
              <w:bottom w:val="nil"/>
              <w:right w:val="nil"/>
            </w:tcBorders>
            <w:shd w:val="clear" w:color="000000" w:fill="FFFFFF"/>
            <w:noWrap/>
            <w:vAlign w:val="center"/>
            <w:hideMark/>
          </w:tcPr>
          <w:p w14:paraId="49B0DE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14313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-5.483***</w:t>
            </w:r>
          </w:p>
        </w:tc>
        <w:tc>
          <w:tcPr>
            <w:tcW w:w="0" w:type="auto"/>
            <w:tcBorders>
              <w:top w:val="nil"/>
              <w:left w:val="nil"/>
              <w:bottom w:val="nil"/>
              <w:right w:val="nil"/>
            </w:tcBorders>
            <w:shd w:val="clear" w:color="000000" w:fill="FFFFFF"/>
            <w:noWrap/>
            <w:vAlign w:val="center"/>
            <w:hideMark/>
          </w:tcPr>
          <w:p w14:paraId="254394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CA941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-57.53***</w:t>
            </w:r>
          </w:p>
        </w:tc>
        <w:tc>
          <w:tcPr>
            <w:tcW w:w="0" w:type="auto"/>
            <w:tcBorders>
              <w:top w:val="nil"/>
              <w:left w:val="nil"/>
              <w:bottom w:val="nil"/>
              <w:right w:val="nil"/>
            </w:tcBorders>
            <w:shd w:val="clear" w:color="000000" w:fill="FFFFFF"/>
            <w:noWrap/>
            <w:vAlign w:val="center"/>
            <w:hideMark/>
          </w:tcPr>
          <w:p w14:paraId="743426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-1.627</w:t>
            </w:r>
          </w:p>
        </w:tc>
        <w:tc>
          <w:tcPr>
            <w:tcW w:w="0" w:type="auto"/>
            <w:tcBorders>
              <w:top w:val="nil"/>
              <w:left w:val="nil"/>
              <w:bottom w:val="nil"/>
              <w:right w:val="nil"/>
            </w:tcBorders>
            <w:shd w:val="clear" w:color="000000" w:fill="FFFFFF"/>
            <w:noWrap/>
            <w:vAlign w:val="center"/>
            <w:hideMark/>
          </w:tcPr>
          <w:p w14:paraId="0FADD1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0.221</w:t>
            </w:r>
          </w:p>
        </w:tc>
        <w:tc>
          <w:tcPr>
            <w:tcW w:w="0" w:type="auto"/>
            <w:tcBorders>
              <w:top w:val="nil"/>
              <w:left w:val="nil"/>
              <w:bottom w:val="nil"/>
              <w:right w:val="nil"/>
            </w:tcBorders>
            <w:shd w:val="clear" w:color="000000" w:fill="FFFFFF"/>
            <w:noWrap/>
            <w:vAlign w:val="center"/>
            <w:hideMark/>
          </w:tcPr>
          <w:p w14:paraId="1A4C10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62968A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86CF3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Latvia</w:t>
            </w:r>
          </w:p>
        </w:tc>
        <w:tc>
          <w:tcPr>
            <w:tcW w:w="0" w:type="auto"/>
            <w:tcBorders>
              <w:top w:val="nil"/>
              <w:left w:val="nil"/>
              <w:bottom w:val="nil"/>
              <w:right w:val="nil"/>
            </w:tcBorders>
            <w:shd w:val="clear" w:color="000000" w:fill="FFFFFF"/>
            <w:noWrap/>
            <w:vAlign w:val="center"/>
            <w:hideMark/>
          </w:tcPr>
          <w:p w14:paraId="66D53C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-3.382**</w:t>
            </w:r>
          </w:p>
        </w:tc>
        <w:tc>
          <w:tcPr>
            <w:tcW w:w="0" w:type="auto"/>
            <w:tcBorders>
              <w:top w:val="nil"/>
              <w:left w:val="nil"/>
              <w:bottom w:val="nil"/>
              <w:right w:val="nil"/>
            </w:tcBorders>
            <w:shd w:val="clear" w:color="000000" w:fill="FFFFFF"/>
            <w:noWrap/>
            <w:vAlign w:val="center"/>
            <w:hideMark/>
          </w:tcPr>
          <w:p w14:paraId="1D8B8A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-0.8074</w:t>
            </w:r>
          </w:p>
        </w:tc>
        <w:tc>
          <w:tcPr>
            <w:tcW w:w="0" w:type="auto"/>
            <w:tcBorders>
              <w:top w:val="nil"/>
              <w:left w:val="nil"/>
              <w:bottom w:val="nil"/>
              <w:right w:val="nil"/>
            </w:tcBorders>
            <w:shd w:val="clear" w:color="000000" w:fill="FFFFFF"/>
            <w:noWrap/>
            <w:vAlign w:val="center"/>
            <w:hideMark/>
          </w:tcPr>
          <w:p w14:paraId="0D494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-3.829***</w:t>
            </w:r>
          </w:p>
        </w:tc>
        <w:tc>
          <w:tcPr>
            <w:tcW w:w="0" w:type="auto"/>
            <w:tcBorders>
              <w:top w:val="nil"/>
              <w:left w:val="nil"/>
              <w:bottom w:val="nil"/>
              <w:right w:val="nil"/>
            </w:tcBorders>
            <w:shd w:val="clear" w:color="000000" w:fill="FFFFFF"/>
            <w:noWrap/>
            <w:vAlign w:val="center"/>
            <w:hideMark/>
          </w:tcPr>
          <w:p w14:paraId="506045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-16.63**</w:t>
            </w:r>
          </w:p>
        </w:tc>
        <w:tc>
          <w:tcPr>
            <w:tcW w:w="0" w:type="auto"/>
            <w:tcBorders>
              <w:top w:val="nil"/>
              <w:left w:val="nil"/>
              <w:bottom w:val="nil"/>
              <w:right w:val="nil"/>
            </w:tcBorders>
            <w:shd w:val="clear" w:color="000000" w:fill="FFFFFF"/>
            <w:noWrap/>
            <w:vAlign w:val="center"/>
            <w:hideMark/>
          </w:tcPr>
          <w:p w14:paraId="18624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-1.488</w:t>
            </w:r>
          </w:p>
        </w:tc>
        <w:tc>
          <w:tcPr>
            <w:tcW w:w="0" w:type="auto"/>
            <w:tcBorders>
              <w:top w:val="nil"/>
              <w:left w:val="nil"/>
              <w:bottom w:val="nil"/>
              <w:right w:val="nil"/>
            </w:tcBorders>
            <w:shd w:val="clear" w:color="000000" w:fill="FFFFFF"/>
            <w:noWrap/>
            <w:vAlign w:val="center"/>
            <w:hideMark/>
          </w:tcPr>
          <w:p w14:paraId="0E86D6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1.186***</w:t>
            </w:r>
          </w:p>
        </w:tc>
        <w:tc>
          <w:tcPr>
            <w:tcW w:w="0" w:type="auto"/>
            <w:tcBorders>
              <w:top w:val="nil"/>
              <w:left w:val="nil"/>
              <w:bottom w:val="nil"/>
              <w:right w:val="nil"/>
            </w:tcBorders>
            <w:shd w:val="clear" w:color="000000" w:fill="FFFFFF"/>
            <w:noWrap/>
            <w:vAlign w:val="center"/>
            <w:hideMark/>
          </w:tcPr>
          <w:p w14:paraId="65ECBD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7019119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A0E6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Lithuania</w:t>
            </w:r>
          </w:p>
        </w:tc>
        <w:tc>
          <w:tcPr>
            <w:tcW w:w="0" w:type="auto"/>
            <w:tcBorders>
              <w:top w:val="nil"/>
              <w:left w:val="nil"/>
              <w:bottom w:val="nil"/>
              <w:right w:val="nil"/>
            </w:tcBorders>
            <w:shd w:val="clear" w:color="000000" w:fill="FFFFFF"/>
            <w:noWrap/>
            <w:vAlign w:val="center"/>
            <w:hideMark/>
          </w:tcPr>
          <w:p w14:paraId="60CAA9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59C3C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-1.33</w:t>
            </w:r>
          </w:p>
        </w:tc>
        <w:tc>
          <w:tcPr>
            <w:tcW w:w="0" w:type="auto"/>
            <w:tcBorders>
              <w:top w:val="nil"/>
              <w:left w:val="nil"/>
              <w:bottom w:val="nil"/>
              <w:right w:val="nil"/>
            </w:tcBorders>
            <w:shd w:val="clear" w:color="000000" w:fill="FFFFFF"/>
            <w:noWrap/>
            <w:vAlign w:val="center"/>
            <w:hideMark/>
          </w:tcPr>
          <w:p w14:paraId="47B95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2D87D0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-21.11***</w:t>
            </w:r>
          </w:p>
        </w:tc>
        <w:tc>
          <w:tcPr>
            <w:tcW w:w="0" w:type="auto"/>
            <w:tcBorders>
              <w:top w:val="nil"/>
              <w:left w:val="nil"/>
              <w:bottom w:val="nil"/>
              <w:right w:val="nil"/>
            </w:tcBorders>
            <w:shd w:val="clear" w:color="000000" w:fill="FFFFFF"/>
            <w:noWrap/>
            <w:vAlign w:val="center"/>
            <w:hideMark/>
          </w:tcPr>
          <w:p w14:paraId="4E5965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-1.491</w:t>
            </w:r>
          </w:p>
        </w:tc>
        <w:tc>
          <w:tcPr>
            <w:tcW w:w="0" w:type="auto"/>
            <w:tcBorders>
              <w:top w:val="nil"/>
              <w:left w:val="nil"/>
              <w:bottom w:val="nil"/>
              <w:right w:val="nil"/>
            </w:tcBorders>
            <w:shd w:val="clear" w:color="000000" w:fill="FFFFFF"/>
            <w:noWrap/>
            <w:vAlign w:val="center"/>
            <w:hideMark/>
          </w:tcPr>
          <w:p w14:paraId="56911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5.41***</w:t>
            </w:r>
          </w:p>
        </w:tc>
        <w:tc>
          <w:tcPr>
            <w:tcW w:w="0" w:type="auto"/>
            <w:tcBorders>
              <w:top w:val="nil"/>
              <w:left w:val="nil"/>
              <w:bottom w:val="nil"/>
              <w:right w:val="nil"/>
            </w:tcBorders>
            <w:shd w:val="clear" w:color="000000" w:fill="FFFFFF"/>
            <w:noWrap/>
            <w:vAlign w:val="center"/>
            <w:hideMark/>
          </w:tcPr>
          <w:p w14:paraId="182F77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3F9377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CC3F0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Luxembourg</w:t>
            </w:r>
          </w:p>
        </w:tc>
        <w:tc>
          <w:tcPr>
            <w:tcW w:w="0" w:type="auto"/>
            <w:tcBorders>
              <w:top w:val="nil"/>
              <w:left w:val="nil"/>
              <w:bottom w:val="nil"/>
              <w:right w:val="nil"/>
            </w:tcBorders>
            <w:shd w:val="clear" w:color="000000" w:fill="FFFFFF"/>
            <w:noWrap/>
            <w:vAlign w:val="center"/>
            <w:hideMark/>
          </w:tcPr>
          <w:p w14:paraId="53F3C54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-2.13</w:t>
            </w:r>
          </w:p>
        </w:tc>
        <w:tc>
          <w:tcPr>
            <w:tcW w:w="0" w:type="auto"/>
            <w:tcBorders>
              <w:top w:val="nil"/>
              <w:left w:val="nil"/>
              <w:bottom w:val="nil"/>
              <w:right w:val="nil"/>
            </w:tcBorders>
            <w:shd w:val="clear" w:color="000000" w:fill="FFFFFF"/>
            <w:noWrap/>
            <w:vAlign w:val="center"/>
            <w:hideMark/>
          </w:tcPr>
          <w:p w14:paraId="49E41E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-0.7588</w:t>
            </w:r>
          </w:p>
        </w:tc>
        <w:tc>
          <w:tcPr>
            <w:tcW w:w="0" w:type="auto"/>
            <w:tcBorders>
              <w:top w:val="nil"/>
              <w:left w:val="nil"/>
              <w:bottom w:val="nil"/>
              <w:right w:val="nil"/>
            </w:tcBorders>
            <w:shd w:val="clear" w:color="000000" w:fill="FFFFFF"/>
            <w:noWrap/>
            <w:vAlign w:val="center"/>
            <w:hideMark/>
          </w:tcPr>
          <w:p w14:paraId="4F7C3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-10.05***</w:t>
            </w:r>
          </w:p>
        </w:tc>
        <w:tc>
          <w:tcPr>
            <w:tcW w:w="0" w:type="auto"/>
            <w:tcBorders>
              <w:top w:val="nil"/>
              <w:left w:val="nil"/>
              <w:bottom w:val="nil"/>
              <w:right w:val="nil"/>
            </w:tcBorders>
            <w:shd w:val="clear" w:color="000000" w:fill="FFFFFF"/>
            <w:noWrap/>
            <w:vAlign w:val="center"/>
            <w:hideMark/>
          </w:tcPr>
          <w:p w14:paraId="6AB2928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-109.7***</w:t>
            </w:r>
          </w:p>
        </w:tc>
        <w:tc>
          <w:tcPr>
            <w:tcW w:w="0" w:type="auto"/>
            <w:tcBorders>
              <w:top w:val="nil"/>
              <w:left w:val="nil"/>
              <w:bottom w:val="nil"/>
              <w:right w:val="nil"/>
            </w:tcBorders>
            <w:shd w:val="clear" w:color="000000" w:fill="FFFFFF"/>
            <w:noWrap/>
            <w:vAlign w:val="center"/>
            <w:hideMark/>
          </w:tcPr>
          <w:p w14:paraId="5FAD70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1BBC4F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0.3593*</w:t>
            </w:r>
          </w:p>
        </w:tc>
        <w:tc>
          <w:tcPr>
            <w:tcW w:w="0" w:type="auto"/>
            <w:tcBorders>
              <w:top w:val="nil"/>
              <w:left w:val="nil"/>
              <w:bottom w:val="nil"/>
              <w:right w:val="nil"/>
            </w:tcBorders>
            <w:shd w:val="clear" w:color="000000" w:fill="FFFFFF"/>
            <w:noWrap/>
            <w:vAlign w:val="center"/>
            <w:hideMark/>
          </w:tcPr>
          <w:p w14:paraId="223AA9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26AA97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5399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Macedonia FYR</w:t>
            </w:r>
          </w:p>
        </w:tc>
        <w:tc>
          <w:tcPr>
            <w:tcW w:w="0" w:type="auto"/>
            <w:tcBorders>
              <w:top w:val="nil"/>
              <w:left w:val="nil"/>
              <w:bottom w:val="nil"/>
              <w:right w:val="nil"/>
            </w:tcBorders>
            <w:shd w:val="clear" w:color="000000" w:fill="FFFFFF"/>
            <w:noWrap/>
            <w:vAlign w:val="center"/>
            <w:hideMark/>
          </w:tcPr>
          <w:p w14:paraId="7D27A6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-3.998***</w:t>
            </w:r>
          </w:p>
        </w:tc>
        <w:tc>
          <w:tcPr>
            <w:tcW w:w="0" w:type="auto"/>
            <w:tcBorders>
              <w:top w:val="nil"/>
              <w:left w:val="nil"/>
              <w:bottom w:val="nil"/>
              <w:right w:val="nil"/>
            </w:tcBorders>
            <w:shd w:val="clear" w:color="000000" w:fill="FFFFFF"/>
            <w:noWrap/>
            <w:vAlign w:val="center"/>
            <w:hideMark/>
          </w:tcPr>
          <w:p w14:paraId="753863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-1.107</w:t>
            </w:r>
          </w:p>
        </w:tc>
        <w:tc>
          <w:tcPr>
            <w:tcW w:w="0" w:type="auto"/>
            <w:tcBorders>
              <w:top w:val="nil"/>
              <w:left w:val="nil"/>
              <w:bottom w:val="nil"/>
              <w:right w:val="nil"/>
            </w:tcBorders>
            <w:shd w:val="clear" w:color="000000" w:fill="FFFFFF"/>
            <w:noWrap/>
            <w:vAlign w:val="center"/>
            <w:hideMark/>
          </w:tcPr>
          <w:p w14:paraId="0F60D1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-6.049***</w:t>
            </w:r>
          </w:p>
        </w:tc>
        <w:tc>
          <w:tcPr>
            <w:tcW w:w="0" w:type="auto"/>
            <w:tcBorders>
              <w:top w:val="nil"/>
              <w:left w:val="nil"/>
              <w:bottom w:val="nil"/>
              <w:right w:val="nil"/>
            </w:tcBorders>
            <w:shd w:val="clear" w:color="000000" w:fill="FFFFFF"/>
            <w:noWrap/>
            <w:vAlign w:val="center"/>
            <w:hideMark/>
          </w:tcPr>
          <w:p w14:paraId="1058C1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-42.88***</w:t>
            </w:r>
          </w:p>
        </w:tc>
        <w:tc>
          <w:tcPr>
            <w:tcW w:w="0" w:type="auto"/>
            <w:tcBorders>
              <w:top w:val="nil"/>
              <w:left w:val="nil"/>
              <w:bottom w:val="nil"/>
              <w:right w:val="nil"/>
            </w:tcBorders>
            <w:shd w:val="clear" w:color="000000" w:fill="FFFFFF"/>
            <w:noWrap/>
            <w:vAlign w:val="center"/>
            <w:hideMark/>
          </w:tcPr>
          <w:p w14:paraId="381460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-2.616</w:t>
            </w:r>
          </w:p>
        </w:tc>
        <w:tc>
          <w:tcPr>
            <w:tcW w:w="0" w:type="auto"/>
            <w:tcBorders>
              <w:top w:val="nil"/>
              <w:left w:val="nil"/>
              <w:bottom w:val="nil"/>
              <w:right w:val="nil"/>
            </w:tcBorders>
            <w:shd w:val="clear" w:color="000000" w:fill="FFFFFF"/>
            <w:noWrap/>
            <w:vAlign w:val="center"/>
            <w:hideMark/>
          </w:tcPr>
          <w:p w14:paraId="00B529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0.1025</w:t>
            </w:r>
          </w:p>
        </w:tc>
        <w:tc>
          <w:tcPr>
            <w:tcW w:w="0" w:type="auto"/>
            <w:tcBorders>
              <w:top w:val="nil"/>
              <w:left w:val="nil"/>
              <w:bottom w:val="nil"/>
              <w:right w:val="nil"/>
            </w:tcBorders>
            <w:shd w:val="clear" w:color="000000" w:fill="FFFFFF"/>
            <w:noWrap/>
            <w:vAlign w:val="center"/>
            <w:hideMark/>
          </w:tcPr>
          <w:p w14:paraId="40FDC4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w:t>
            </w:r>
          </w:p>
        </w:tc>
      </w:tr>
      <w:tr w:rsidR="009C67F2" w:rsidRPr="00935EAC" w14:paraId="1A0D478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F542A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Malaysia</w:t>
            </w:r>
          </w:p>
        </w:tc>
        <w:tc>
          <w:tcPr>
            <w:tcW w:w="0" w:type="auto"/>
            <w:tcBorders>
              <w:top w:val="nil"/>
              <w:left w:val="nil"/>
              <w:bottom w:val="nil"/>
              <w:right w:val="nil"/>
            </w:tcBorders>
            <w:shd w:val="clear" w:color="000000" w:fill="FFFFFF"/>
            <w:noWrap/>
            <w:vAlign w:val="center"/>
            <w:hideMark/>
          </w:tcPr>
          <w:p w14:paraId="4C09FD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-1.058</w:t>
            </w:r>
          </w:p>
        </w:tc>
        <w:tc>
          <w:tcPr>
            <w:tcW w:w="0" w:type="auto"/>
            <w:tcBorders>
              <w:top w:val="nil"/>
              <w:left w:val="nil"/>
              <w:bottom w:val="nil"/>
              <w:right w:val="nil"/>
            </w:tcBorders>
            <w:shd w:val="clear" w:color="000000" w:fill="FFFFFF"/>
            <w:noWrap/>
            <w:vAlign w:val="center"/>
            <w:hideMark/>
          </w:tcPr>
          <w:p w14:paraId="3661D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-0.7198</w:t>
            </w:r>
          </w:p>
        </w:tc>
        <w:tc>
          <w:tcPr>
            <w:tcW w:w="0" w:type="auto"/>
            <w:tcBorders>
              <w:top w:val="nil"/>
              <w:left w:val="nil"/>
              <w:bottom w:val="nil"/>
              <w:right w:val="nil"/>
            </w:tcBorders>
            <w:shd w:val="clear" w:color="000000" w:fill="FFFFFF"/>
            <w:noWrap/>
            <w:vAlign w:val="center"/>
            <w:hideMark/>
          </w:tcPr>
          <w:p w14:paraId="632EC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-1.46</w:t>
            </w:r>
          </w:p>
        </w:tc>
        <w:tc>
          <w:tcPr>
            <w:tcW w:w="0" w:type="auto"/>
            <w:tcBorders>
              <w:top w:val="nil"/>
              <w:left w:val="nil"/>
              <w:bottom w:val="nil"/>
              <w:right w:val="nil"/>
            </w:tcBorders>
            <w:shd w:val="clear" w:color="000000" w:fill="FFFFFF"/>
            <w:noWrap/>
            <w:vAlign w:val="center"/>
            <w:hideMark/>
          </w:tcPr>
          <w:p w14:paraId="13F10B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-4.213</w:t>
            </w:r>
          </w:p>
        </w:tc>
        <w:tc>
          <w:tcPr>
            <w:tcW w:w="0" w:type="auto"/>
            <w:tcBorders>
              <w:top w:val="nil"/>
              <w:left w:val="nil"/>
              <w:bottom w:val="nil"/>
              <w:right w:val="nil"/>
            </w:tcBorders>
            <w:shd w:val="clear" w:color="000000" w:fill="FFFFFF"/>
            <w:noWrap/>
            <w:vAlign w:val="center"/>
            <w:hideMark/>
          </w:tcPr>
          <w:p w14:paraId="214F19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-2.558</w:t>
            </w:r>
          </w:p>
        </w:tc>
        <w:tc>
          <w:tcPr>
            <w:tcW w:w="0" w:type="auto"/>
            <w:tcBorders>
              <w:top w:val="nil"/>
              <w:left w:val="nil"/>
              <w:bottom w:val="nil"/>
              <w:right w:val="nil"/>
            </w:tcBorders>
            <w:shd w:val="clear" w:color="000000" w:fill="FFFFFF"/>
            <w:noWrap/>
            <w:vAlign w:val="center"/>
            <w:hideMark/>
          </w:tcPr>
          <w:p w14:paraId="72A08D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4.603***</w:t>
            </w:r>
          </w:p>
        </w:tc>
        <w:tc>
          <w:tcPr>
            <w:tcW w:w="0" w:type="auto"/>
            <w:tcBorders>
              <w:top w:val="nil"/>
              <w:left w:val="nil"/>
              <w:bottom w:val="nil"/>
              <w:right w:val="nil"/>
            </w:tcBorders>
            <w:shd w:val="clear" w:color="000000" w:fill="FFFFFF"/>
            <w:noWrap/>
            <w:vAlign w:val="center"/>
            <w:hideMark/>
          </w:tcPr>
          <w:p w14:paraId="1468F8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15EDC65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7DD8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Malta</w:t>
            </w:r>
          </w:p>
        </w:tc>
        <w:tc>
          <w:tcPr>
            <w:tcW w:w="0" w:type="auto"/>
            <w:tcBorders>
              <w:top w:val="nil"/>
              <w:left w:val="nil"/>
              <w:bottom w:val="nil"/>
              <w:right w:val="nil"/>
            </w:tcBorders>
            <w:shd w:val="clear" w:color="000000" w:fill="FFFFFF"/>
            <w:noWrap/>
            <w:vAlign w:val="center"/>
            <w:hideMark/>
          </w:tcPr>
          <w:p w14:paraId="18F75EC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-1.931</w:t>
            </w:r>
          </w:p>
        </w:tc>
        <w:tc>
          <w:tcPr>
            <w:tcW w:w="0" w:type="auto"/>
            <w:tcBorders>
              <w:top w:val="nil"/>
              <w:left w:val="nil"/>
              <w:bottom w:val="nil"/>
              <w:right w:val="nil"/>
            </w:tcBorders>
            <w:shd w:val="clear" w:color="000000" w:fill="FFFFFF"/>
            <w:noWrap/>
            <w:vAlign w:val="center"/>
            <w:hideMark/>
          </w:tcPr>
          <w:p w14:paraId="64FCB7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-1.815</w:t>
            </w:r>
          </w:p>
        </w:tc>
        <w:tc>
          <w:tcPr>
            <w:tcW w:w="0" w:type="auto"/>
            <w:tcBorders>
              <w:top w:val="nil"/>
              <w:left w:val="nil"/>
              <w:bottom w:val="nil"/>
              <w:right w:val="nil"/>
            </w:tcBorders>
            <w:shd w:val="clear" w:color="000000" w:fill="FFFFFF"/>
            <w:noWrap/>
            <w:vAlign w:val="center"/>
            <w:hideMark/>
          </w:tcPr>
          <w:p w14:paraId="4E1808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-2.795*</w:t>
            </w:r>
          </w:p>
        </w:tc>
        <w:tc>
          <w:tcPr>
            <w:tcW w:w="0" w:type="auto"/>
            <w:tcBorders>
              <w:top w:val="nil"/>
              <w:left w:val="nil"/>
              <w:bottom w:val="nil"/>
              <w:right w:val="nil"/>
            </w:tcBorders>
            <w:shd w:val="clear" w:color="000000" w:fill="FFFFFF"/>
            <w:noWrap/>
            <w:vAlign w:val="center"/>
            <w:hideMark/>
          </w:tcPr>
          <w:p w14:paraId="0AFDC6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-14.55**</w:t>
            </w:r>
          </w:p>
        </w:tc>
        <w:tc>
          <w:tcPr>
            <w:tcW w:w="0" w:type="auto"/>
            <w:tcBorders>
              <w:top w:val="nil"/>
              <w:left w:val="nil"/>
              <w:bottom w:val="nil"/>
              <w:right w:val="nil"/>
            </w:tcBorders>
            <w:shd w:val="clear" w:color="000000" w:fill="FFFFFF"/>
            <w:noWrap/>
            <w:vAlign w:val="center"/>
            <w:hideMark/>
          </w:tcPr>
          <w:p w14:paraId="44C3E2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-2.143</w:t>
            </w:r>
          </w:p>
        </w:tc>
        <w:tc>
          <w:tcPr>
            <w:tcW w:w="0" w:type="auto"/>
            <w:tcBorders>
              <w:top w:val="nil"/>
              <w:left w:val="nil"/>
              <w:bottom w:val="nil"/>
              <w:right w:val="nil"/>
            </w:tcBorders>
            <w:shd w:val="clear" w:color="000000" w:fill="FFFFFF"/>
            <w:noWrap/>
            <w:vAlign w:val="center"/>
            <w:hideMark/>
          </w:tcPr>
          <w:p w14:paraId="29E5B6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4.559***</w:t>
            </w:r>
          </w:p>
        </w:tc>
        <w:tc>
          <w:tcPr>
            <w:tcW w:w="0" w:type="auto"/>
            <w:tcBorders>
              <w:top w:val="nil"/>
              <w:left w:val="nil"/>
              <w:bottom w:val="nil"/>
              <w:right w:val="nil"/>
            </w:tcBorders>
            <w:shd w:val="clear" w:color="000000" w:fill="FFFFFF"/>
            <w:noWrap/>
            <w:vAlign w:val="center"/>
            <w:hideMark/>
          </w:tcPr>
          <w:p w14:paraId="6CA8771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078928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DF8D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Mauritius</w:t>
            </w:r>
          </w:p>
        </w:tc>
        <w:tc>
          <w:tcPr>
            <w:tcW w:w="0" w:type="auto"/>
            <w:tcBorders>
              <w:top w:val="nil"/>
              <w:left w:val="nil"/>
              <w:bottom w:val="nil"/>
              <w:right w:val="nil"/>
            </w:tcBorders>
            <w:shd w:val="clear" w:color="000000" w:fill="FFFFFF"/>
            <w:noWrap/>
            <w:vAlign w:val="center"/>
            <w:hideMark/>
          </w:tcPr>
          <w:p w14:paraId="64560E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547EDE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-1.295</w:t>
            </w:r>
          </w:p>
        </w:tc>
        <w:tc>
          <w:tcPr>
            <w:tcW w:w="0" w:type="auto"/>
            <w:tcBorders>
              <w:top w:val="nil"/>
              <w:left w:val="nil"/>
              <w:bottom w:val="nil"/>
              <w:right w:val="nil"/>
            </w:tcBorders>
            <w:shd w:val="clear" w:color="000000" w:fill="FFFFFF"/>
            <w:noWrap/>
            <w:vAlign w:val="center"/>
            <w:hideMark/>
          </w:tcPr>
          <w:p w14:paraId="2222A0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-2.961**</w:t>
            </w:r>
          </w:p>
        </w:tc>
        <w:tc>
          <w:tcPr>
            <w:tcW w:w="0" w:type="auto"/>
            <w:tcBorders>
              <w:top w:val="nil"/>
              <w:left w:val="nil"/>
              <w:bottom w:val="nil"/>
              <w:right w:val="nil"/>
            </w:tcBorders>
            <w:shd w:val="clear" w:color="000000" w:fill="FFFFFF"/>
            <w:noWrap/>
            <w:vAlign w:val="center"/>
            <w:hideMark/>
          </w:tcPr>
          <w:p w14:paraId="2586D7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w:t>
            </w:r>
          </w:p>
        </w:tc>
        <w:tc>
          <w:tcPr>
            <w:tcW w:w="0" w:type="auto"/>
            <w:tcBorders>
              <w:top w:val="nil"/>
              <w:left w:val="nil"/>
              <w:bottom w:val="nil"/>
              <w:right w:val="nil"/>
            </w:tcBorders>
            <w:shd w:val="clear" w:color="000000" w:fill="FFFFFF"/>
            <w:noWrap/>
            <w:vAlign w:val="center"/>
            <w:hideMark/>
          </w:tcPr>
          <w:p w14:paraId="40F924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-1.666</w:t>
            </w:r>
          </w:p>
        </w:tc>
        <w:tc>
          <w:tcPr>
            <w:tcW w:w="0" w:type="auto"/>
            <w:tcBorders>
              <w:top w:val="nil"/>
              <w:left w:val="nil"/>
              <w:bottom w:val="nil"/>
              <w:right w:val="nil"/>
            </w:tcBorders>
            <w:shd w:val="clear" w:color="000000" w:fill="FFFFFF"/>
            <w:noWrap/>
            <w:vAlign w:val="center"/>
            <w:hideMark/>
          </w:tcPr>
          <w:p w14:paraId="30ECA0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2.407***</w:t>
            </w:r>
          </w:p>
        </w:tc>
        <w:tc>
          <w:tcPr>
            <w:tcW w:w="0" w:type="auto"/>
            <w:tcBorders>
              <w:top w:val="nil"/>
              <w:left w:val="nil"/>
              <w:bottom w:val="nil"/>
              <w:right w:val="nil"/>
            </w:tcBorders>
            <w:shd w:val="clear" w:color="000000" w:fill="FFFFFF"/>
            <w:noWrap/>
            <w:vAlign w:val="center"/>
            <w:hideMark/>
          </w:tcPr>
          <w:p w14:paraId="00E90C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81</w:t>
            </w:r>
          </w:p>
        </w:tc>
      </w:tr>
      <w:tr w:rsidR="009C67F2" w:rsidRPr="00935EAC" w14:paraId="0A95356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3E1E5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Mexico</w:t>
            </w:r>
          </w:p>
        </w:tc>
        <w:tc>
          <w:tcPr>
            <w:tcW w:w="0" w:type="auto"/>
            <w:tcBorders>
              <w:top w:val="nil"/>
              <w:left w:val="nil"/>
              <w:bottom w:val="nil"/>
              <w:right w:val="nil"/>
            </w:tcBorders>
            <w:shd w:val="clear" w:color="000000" w:fill="FFFFFF"/>
            <w:noWrap/>
            <w:vAlign w:val="center"/>
            <w:hideMark/>
          </w:tcPr>
          <w:p w14:paraId="7C2D37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-3.649***</w:t>
            </w:r>
          </w:p>
        </w:tc>
        <w:tc>
          <w:tcPr>
            <w:tcW w:w="0" w:type="auto"/>
            <w:tcBorders>
              <w:top w:val="nil"/>
              <w:left w:val="nil"/>
              <w:bottom w:val="nil"/>
              <w:right w:val="nil"/>
            </w:tcBorders>
            <w:shd w:val="clear" w:color="000000" w:fill="FFFFFF"/>
            <w:noWrap/>
            <w:vAlign w:val="center"/>
            <w:hideMark/>
          </w:tcPr>
          <w:p w14:paraId="6DB8DD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-3.35***</w:t>
            </w:r>
          </w:p>
        </w:tc>
        <w:tc>
          <w:tcPr>
            <w:tcW w:w="0" w:type="auto"/>
            <w:tcBorders>
              <w:top w:val="nil"/>
              <w:left w:val="nil"/>
              <w:bottom w:val="nil"/>
              <w:right w:val="nil"/>
            </w:tcBorders>
            <w:shd w:val="clear" w:color="000000" w:fill="FFFFFF"/>
            <w:noWrap/>
            <w:vAlign w:val="center"/>
            <w:hideMark/>
          </w:tcPr>
          <w:p w14:paraId="680BB0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-4.043***</w:t>
            </w:r>
          </w:p>
        </w:tc>
        <w:tc>
          <w:tcPr>
            <w:tcW w:w="0" w:type="auto"/>
            <w:tcBorders>
              <w:top w:val="nil"/>
              <w:left w:val="nil"/>
              <w:bottom w:val="nil"/>
              <w:right w:val="nil"/>
            </w:tcBorders>
            <w:shd w:val="clear" w:color="000000" w:fill="FFFFFF"/>
            <w:noWrap/>
            <w:vAlign w:val="center"/>
            <w:hideMark/>
          </w:tcPr>
          <w:p w14:paraId="237AE0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-30.91***</w:t>
            </w:r>
          </w:p>
        </w:tc>
        <w:tc>
          <w:tcPr>
            <w:tcW w:w="0" w:type="auto"/>
            <w:tcBorders>
              <w:top w:val="nil"/>
              <w:left w:val="nil"/>
              <w:bottom w:val="nil"/>
              <w:right w:val="nil"/>
            </w:tcBorders>
            <w:shd w:val="clear" w:color="000000" w:fill="FFFFFF"/>
            <w:noWrap/>
            <w:vAlign w:val="center"/>
            <w:hideMark/>
          </w:tcPr>
          <w:p w14:paraId="3C0AC3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-3.432**</w:t>
            </w:r>
          </w:p>
        </w:tc>
        <w:tc>
          <w:tcPr>
            <w:tcW w:w="0" w:type="auto"/>
            <w:tcBorders>
              <w:top w:val="nil"/>
              <w:left w:val="nil"/>
              <w:bottom w:val="nil"/>
              <w:right w:val="nil"/>
            </w:tcBorders>
            <w:shd w:val="clear" w:color="000000" w:fill="FFFFFF"/>
            <w:noWrap/>
            <w:vAlign w:val="center"/>
            <w:hideMark/>
          </w:tcPr>
          <w:p w14:paraId="03FB50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0.9175***</w:t>
            </w:r>
          </w:p>
        </w:tc>
        <w:tc>
          <w:tcPr>
            <w:tcW w:w="0" w:type="auto"/>
            <w:tcBorders>
              <w:top w:val="nil"/>
              <w:left w:val="nil"/>
              <w:bottom w:val="nil"/>
              <w:right w:val="nil"/>
            </w:tcBorders>
            <w:shd w:val="clear" w:color="000000" w:fill="FFFFFF"/>
            <w:noWrap/>
            <w:vAlign w:val="center"/>
            <w:hideMark/>
          </w:tcPr>
          <w:p w14:paraId="5B5C9A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184</w:t>
            </w:r>
          </w:p>
        </w:tc>
      </w:tr>
      <w:tr w:rsidR="009C67F2" w:rsidRPr="00935EAC" w14:paraId="67F1ACE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92F83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Moldova</w:t>
            </w:r>
          </w:p>
        </w:tc>
        <w:tc>
          <w:tcPr>
            <w:tcW w:w="0" w:type="auto"/>
            <w:tcBorders>
              <w:top w:val="nil"/>
              <w:left w:val="nil"/>
              <w:bottom w:val="nil"/>
              <w:right w:val="nil"/>
            </w:tcBorders>
            <w:shd w:val="clear" w:color="000000" w:fill="FFFFFF"/>
            <w:noWrap/>
            <w:vAlign w:val="center"/>
            <w:hideMark/>
          </w:tcPr>
          <w:p w14:paraId="4EDC09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-2.847**</w:t>
            </w:r>
          </w:p>
        </w:tc>
        <w:tc>
          <w:tcPr>
            <w:tcW w:w="0" w:type="auto"/>
            <w:tcBorders>
              <w:top w:val="nil"/>
              <w:left w:val="nil"/>
              <w:bottom w:val="nil"/>
              <w:right w:val="nil"/>
            </w:tcBorders>
            <w:shd w:val="clear" w:color="000000" w:fill="FFFFFF"/>
            <w:noWrap/>
            <w:vAlign w:val="center"/>
            <w:hideMark/>
          </w:tcPr>
          <w:p w14:paraId="6A56D2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-2.54**</w:t>
            </w:r>
          </w:p>
        </w:tc>
        <w:tc>
          <w:tcPr>
            <w:tcW w:w="0" w:type="auto"/>
            <w:tcBorders>
              <w:top w:val="nil"/>
              <w:left w:val="nil"/>
              <w:bottom w:val="nil"/>
              <w:right w:val="nil"/>
            </w:tcBorders>
            <w:shd w:val="clear" w:color="000000" w:fill="FFFFFF"/>
            <w:noWrap/>
            <w:vAlign w:val="center"/>
            <w:hideMark/>
          </w:tcPr>
          <w:p w14:paraId="1FDE71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-3.274**</w:t>
            </w:r>
          </w:p>
        </w:tc>
        <w:tc>
          <w:tcPr>
            <w:tcW w:w="0" w:type="auto"/>
            <w:tcBorders>
              <w:top w:val="nil"/>
              <w:left w:val="nil"/>
              <w:bottom w:val="nil"/>
              <w:right w:val="nil"/>
            </w:tcBorders>
            <w:shd w:val="clear" w:color="000000" w:fill="FFFFFF"/>
            <w:noWrap/>
            <w:vAlign w:val="center"/>
            <w:hideMark/>
          </w:tcPr>
          <w:p w14:paraId="33C45F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-19.72**</w:t>
            </w:r>
          </w:p>
        </w:tc>
        <w:tc>
          <w:tcPr>
            <w:tcW w:w="0" w:type="auto"/>
            <w:tcBorders>
              <w:top w:val="nil"/>
              <w:left w:val="nil"/>
              <w:bottom w:val="nil"/>
              <w:right w:val="nil"/>
            </w:tcBorders>
            <w:shd w:val="clear" w:color="000000" w:fill="FFFFFF"/>
            <w:noWrap/>
            <w:vAlign w:val="center"/>
            <w:hideMark/>
          </w:tcPr>
          <w:p w14:paraId="0FA277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nil"/>
              <w:left w:val="nil"/>
              <w:bottom w:val="nil"/>
              <w:right w:val="nil"/>
            </w:tcBorders>
            <w:shd w:val="clear" w:color="000000" w:fill="FFFFFF"/>
            <w:noWrap/>
            <w:vAlign w:val="center"/>
            <w:hideMark/>
          </w:tcPr>
          <w:p w14:paraId="66D4E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0.7676***</w:t>
            </w:r>
          </w:p>
        </w:tc>
        <w:tc>
          <w:tcPr>
            <w:tcW w:w="0" w:type="auto"/>
            <w:tcBorders>
              <w:top w:val="nil"/>
              <w:left w:val="nil"/>
              <w:bottom w:val="nil"/>
              <w:right w:val="nil"/>
            </w:tcBorders>
            <w:shd w:val="clear" w:color="000000" w:fill="FFFFFF"/>
            <w:noWrap/>
            <w:vAlign w:val="center"/>
            <w:hideMark/>
          </w:tcPr>
          <w:p w14:paraId="11438F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5A4BCC1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830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Montenegro</w:t>
            </w:r>
          </w:p>
        </w:tc>
        <w:tc>
          <w:tcPr>
            <w:tcW w:w="0" w:type="auto"/>
            <w:tcBorders>
              <w:top w:val="nil"/>
              <w:left w:val="nil"/>
              <w:bottom w:val="nil"/>
              <w:right w:val="nil"/>
            </w:tcBorders>
            <w:shd w:val="clear" w:color="000000" w:fill="FFFFFF"/>
            <w:noWrap/>
            <w:vAlign w:val="center"/>
            <w:hideMark/>
          </w:tcPr>
          <w:p w14:paraId="65DF13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39F646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-4.511***</w:t>
            </w:r>
          </w:p>
        </w:tc>
        <w:tc>
          <w:tcPr>
            <w:tcW w:w="0" w:type="auto"/>
            <w:tcBorders>
              <w:top w:val="nil"/>
              <w:left w:val="nil"/>
              <w:bottom w:val="nil"/>
              <w:right w:val="nil"/>
            </w:tcBorders>
            <w:shd w:val="clear" w:color="000000" w:fill="FFFFFF"/>
            <w:noWrap/>
            <w:vAlign w:val="center"/>
            <w:hideMark/>
          </w:tcPr>
          <w:p w14:paraId="37EB33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552B29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-29.27***</w:t>
            </w:r>
          </w:p>
        </w:tc>
        <w:tc>
          <w:tcPr>
            <w:tcW w:w="0" w:type="auto"/>
            <w:tcBorders>
              <w:top w:val="nil"/>
              <w:left w:val="nil"/>
              <w:bottom w:val="nil"/>
              <w:right w:val="nil"/>
            </w:tcBorders>
            <w:shd w:val="clear" w:color="000000" w:fill="FFFFFF"/>
            <w:noWrap/>
            <w:vAlign w:val="center"/>
            <w:hideMark/>
          </w:tcPr>
          <w:p w14:paraId="73F62E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-4.258***</w:t>
            </w:r>
          </w:p>
        </w:tc>
        <w:tc>
          <w:tcPr>
            <w:tcW w:w="0" w:type="auto"/>
            <w:tcBorders>
              <w:top w:val="nil"/>
              <w:left w:val="nil"/>
              <w:bottom w:val="nil"/>
              <w:right w:val="nil"/>
            </w:tcBorders>
            <w:shd w:val="clear" w:color="000000" w:fill="FFFFFF"/>
            <w:noWrap/>
            <w:vAlign w:val="center"/>
            <w:hideMark/>
          </w:tcPr>
          <w:p w14:paraId="465E92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0.2804</w:t>
            </w:r>
          </w:p>
        </w:tc>
        <w:tc>
          <w:tcPr>
            <w:tcW w:w="0" w:type="auto"/>
            <w:tcBorders>
              <w:top w:val="nil"/>
              <w:left w:val="nil"/>
              <w:bottom w:val="nil"/>
              <w:right w:val="nil"/>
            </w:tcBorders>
            <w:shd w:val="clear" w:color="000000" w:fill="FFFFFF"/>
            <w:noWrap/>
            <w:vAlign w:val="center"/>
            <w:hideMark/>
          </w:tcPr>
          <w:p w14:paraId="352B54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w:t>
            </w:r>
          </w:p>
        </w:tc>
      </w:tr>
      <w:tr w:rsidR="009C67F2" w:rsidRPr="00935EAC" w14:paraId="0758DB49" w14:textId="77777777" w:rsidTr="0073265E">
        <w:trPr>
          <w:trHeight w:val="20"/>
          <w:jc w:val="center"/>
        </w:trPr>
        <w:tc>
          <w:tcPr>
            <w:tcW w:w="0" w:type="auto"/>
            <w:tcBorders>
              <w:top w:val="nil"/>
              <w:left w:val="nil"/>
              <w:right w:val="nil"/>
            </w:tcBorders>
            <w:shd w:val="clear" w:color="000000" w:fill="FFFFFF"/>
            <w:noWrap/>
            <w:vAlign w:val="center"/>
            <w:hideMark/>
          </w:tcPr>
          <w:p w14:paraId="28E1EB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Netherlands</w:t>
            </w:r>
          </w:p>
        </w:tc>
        <w:tc>
          <w:tcPr>
            <w:tcW w:w="0" w:type="auto"/>
            <w:tcBorders>
              <w:top w:val="nil"/>
              <w:left w:val="nil"/>
              <w:right w:val="nil"/>
            </w:tcBorders>
            <w:shd w:val="clear" w:color="000000" w:fill="FFFFFF"/>
            <w:noWrap/>
            <w:vAlign w:val="center"/>
            <w:hideMark/>
          </w:tcPr>
          <w:p w14:paraId="7E1EB4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-2.223</w:t>
            </w:r>
          </w:p>
        </w:tc>
        <w:tc>
          <w:tcPr>
            <w:tcW w:w="0" w:type="auto"/>
            <w:tcBorders>
              <w:top w:val="nil"/>
              <w:left w:val="nil"/>
              <w:right w:val="nil"/>
            </w:tcBorders>
            <w:shd w:val="clear" w:color="000000" w:fill="FFFFFF"/>
            <w:noWrap/>
            <w:vAlign w:val="center"/>
            <w:hideMark/>
          </w:tcPr>
          <w:p w14:paraId="7B089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-0.9674</w:t>
            </w:r>
          </w:p>
        </w:tc>
        <w:tc>
          <w:tcPr>
            <w:tcW w:w="0" w:type="auto"/>
            <w:tcBorders>
              <w:top w:val="nil"/>
              <w:left w:val="nil"/>
              <w:right w:val="nil"/>
            </w:tcBorders>
            <w:shd w:val="clear" w:color="000000" w:fill="FFFFFF"/>
            <w:noWrap/>
            <w:vAlign w:val="center"/>
            <w:hideMark/>
          </w:tcPr>
          <w:p w14:paraId="14A778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-7.146***</w:t>
            </w:r>
          </w:p>
        </w:tc>
        <w:tc>
          <w:tcPr>
            <w:tcW w:w="0" w:type="auto"/>
            <w:tcBorders>
              <w:top w:val="nil"/>
              <w:left w:val="nil"/>
              <w:right w:val="nil"/>
            </w:tcBorders>
            <w:shd w:val="clear" w:color="000000" w:fill="FFFFFF"/>
            <w:noWrap/>
            <w:vAlign w:val="center"/>
            <w:hideMark/>
          </w:tcPr>
          <w:p w14:paraId="77CEA96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-83.39***</w:t>
            </w:r>
          </w:p>
        </w:tc>
        <w:tc>
          <w:tcPr>
            <w:tcW w:w="0" w:type="auto"/>
            <w:tcBorders>
              <w:top w:val="nil"/>
              <w:left w:val="nil"/>
              <w:right w:val="nil"/>
            </w:tcBorders>
            <w:shd w:val="clear" w:color="000000" w:fill="FFFFFF"/>
            <w:noWrap/>
            <w:vAlign w:val="center"/>
            <w:hideMark/>
          </w:tcPr>
          <w:p w14:paraId="4E465C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-3.369**</w:t>
            </w:r>
          </w:p>
        </w:tc>
        <w:tc>
          <w:tcPr>
            <w:tcW w:w="0" w:type="auto"/>
            <w:tcBorders>
              <w:top w:val="nil"/>
              <w:left w:val="nil"/>
              <w:right w:val="nil"/>
            </w:tcBorders>
            <w:shd w:val="clear" w:color="000000" w:fill="FFFFFF"/>
            <w:noWrap/>
            <w:vAlign w:val="center"/>
            <w:hideMark/>
          </w:tcPr>
          <w:p w14:paraId="7C619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8.626***</w:t>
            </w:r>
          </w:p>
        </w:tc>
        <w:tc>
          <w:tcPr>
            <w:tcW w:w="0" w:type="auto"/>
            <w:tcBorders>
              <w:top w:val="nil"/>
              <w:left w:val="nil"/>
              <w:right w:val="nil"/>
            </w:tcBorders>
            <w:shd w:val="clear" w:color="000000" w:fill="FFFFFF"/>
            <w:noWrap/>
            <w:vAlign w:val="center"/>
            <w:hideMark/>
          </w:tcPr>
          <w:p w14:paraId="480874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18CF3421" w14:textId="77777777" w:rsidTr="0073265E">
        <w:trPr>
          <w:trHeight w:val="20"/>
          <w:jc w:val="center"/>
        </w:trPr>
        <w:tc>
          <w:tcPr>
            <w:tcW w:w="0" w:type="auto"/>
            <w:tcBorders>
              <w:top w:val="nil"/>
              <w:left w:val="nil"/>
              <w:bottom w:val="single" w:sz="4" w:space="0" w:color="auto"/>
              <w:right w:val="nil"/>
            </w:tcBorders>
            <w:shd w:val="clear" w:color="000000" w:fill="FFFFFF"/>
            <w:noWrap/>
            <w:vAlign w:val="center"/>
            <w:hideMark/>
          </w:tcPr>
          <w:p w14:paraId="76E13A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New Zealand</w:t>
            </w:r>
          </w:p>
        </w:tc>
        <w:tc>
          <w:tcPr>
            <w:tcW w:w="0" w:type="auto"/>
            <w:tcBorders>
              <w:top w:val="nil"/>
              <w:left w:val="nil"/>
              <w:bottom w:val="single" w:sz="4" w:space="0" w:color="auto"/>
              <w:right w:val="nil"/>
            </w:tcBorders>
            <w:shd w:val="clear" w:color="000000" w:fill="FFFFFF"/>
            <w:noWrap/>
            <w:vAlign w:val="center"/>
            <w:hideMark/>
          </w:tcPr>
          <w:p w14:paraId="399644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54E17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-3.524***</w:t>
            </w:r>
          </w:p>
        </w:tc>
        <w:tc>
          <w:tcPr>
            <w:tcW w:w="0" w:type="auto"/>
            <w:tcBorders>
              <w:top w:val="nil"/>
              <w:left w:val="nil"/>
              <w:bottom w:val="single" w:sz="4" w:space="0" w:color="auto"/>
              <w:right w:val="nil"/>
            </w:tcBorders>
            <w:shd w:val="clear" w:color="000000" w:fill="FFFFFF"/>
            <w:noWrap/>
            <w:vAlign w:val="center"/>
            <w:hideMark/>
          </w:tcPr>
          <w:p w14:paraId="684E9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2A109A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-35.22***</w:t>
            </w:r>
          </w:p>
        </w:tc>
        <w:tc>
          <w:tcPr>
            <w:tcW w:w="0" w:type="auto"/>
            <w:tcBorders>
              <w:top w:val="nil"/>
              <w:left w:val="nil"/>
              <w:bottom w:val="single" w:sz="4" w:space="0" w:color="auto"/>
              <w:right w:val="nil"/>
            </w:tcBorders>
            <w:shd w:val="clear" w:color="000000" w:fill="FFFFFF"/>
            <w:noWrap/>
            <w:vAlign w:val="center"/>
            <w:hideMark/>
          </w:tcPr>
          <w:p w14:paraId="5A0EAA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-4.367***</w:t>
            </w:r>
          </w:p>
        </w:tc>
        <w:tc>
          <w:tcPr>
            <w:tcW w:w="0" w:type="auto"/>
            <w:tcBorders>
              <w:top w:val="nil"/>
              <w:left w:val="nil"/>
              <w:bottom w:val="single" w:sz="4" w:space="0" w:color="auto"/>
              <w:right w:val="nil"/>
            </w:tcBorders>
            <w:shd w:val="clear" w:color="000000" w:fill="FFFFFF"/>
            <w:noWrap/>
            <w:vAlign w:val="center"/>
            <w:hideMark/>
          </w:tcPr>
          <w:p w14:paraId="7FB55A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0.9916***</w:t>
            </w:r>
          </w:p>
        </w:tc>
        <w:tc>
          <w:tcPr>
            <w:tcW w:w="0" w:type="auto"/>
            <w:tcBorders>
              <w:top w:val="nil"/>
              <w:left w:val="nil"/>
              <w:bottom w:val="single" w:sz="4" w:space="0" w:color="auto"/>
              <w:right w:val="nil"/>
            </w:tcBorders>
            <w:shd w:val="clear" w:color="000000" w:fill="FFFFFF"/>
            <w:noWrap/>
            <w:vAlign w:val="center"/>
            <w:hideMark/>
          </w:tcPr>
          <w:p w14:paraId="6B5AE3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w:t>
            </w:r>
          </w:p>
        </w:tc>
      </w:tr>
      <w:tr w:rsidR="009C67F2" w:rsidRPr="00935EAC" w14:paraId="7FCA88AB" w14:textId="77777777" w:rsidTr="0073265E">
        <w:trPr>
          <w:trHeight w:val="20"/>
          <w:jc w:val="center"/>
        </w:trPr>
        <w:tc>
          <w:tcPr>
            <w:tcW w:w="0" w:type="auto"/>
            <w:tcBorders>
              <w:top w:val="single" w:sz="4" w:space="0" w:color="auto"/>
              <w:left w:val="nil"/>
              <w:bottom w:val="nil"/>
              <w:right w:val="nil"/>
            </w:tcBorders>
            <w:shd w:val="clear" w:color="000000" w:fill="FFFFFF"/>
            <w:noWrap/>
            <w:vAlign w:val="center"/>
            <w:hideMark/>
          </w:tcPr>
          <w:p w14:paraId="600F95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lastRenderedPageBreak/>
              <w:t>Norway</w:t>
            </w:r>
          </w:p>
        </w:tc>
        <w:tc>
          <w:tcPr>
            <w:tcW w:w="0" w:type="auto"/>
            <w:tcBorders>
              <w:top w:val="single" w:sz="4" w:space="0" w:color="auto"/>
              <w:left w:val="nil"/>
              <w:bottom w:val="nil"/>
              <w:right w:val="nil"/>
            </w:tcBorders>
            <w:shd w:val="clear" w:color="000000" w:fill="FFFFFF"/>
            <w:noWrap/>
            <w:vAlign w:val="center"/>
            <w:hideMark/>
          </w:tcPr>
          <w:p w14:paraId="50D9D7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5035D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-1.024</w:t>
            </w:r>
          </w:p>
        </w:tc>
        <w:tc>
          <w:tcPr>
            <w:tcW w:w="0" w:type="auto"/>
            <w:tcBorders>
              <w:top w:val="single" w:sz="4" w:space="0" w:color="auto"/>
              <w:left w:val="nil"/>
              <w:bottom w:val="nil"/>
              <w:right w:val="nil"/>
            </w:tcBorders>
            <w:shd w:val="clear" w:color="000000" w:fill="FFFFFF"/>
            <w:noWrap/>
            <w:vAlign w:val="center"/>
            <w:hideMark/>
          </w:tcPr>
          <w:p w14:paraId="3D75C2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69B5A76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-14.54**</w:t>
            </w:r>
          </w:p>
        </w:tc>
        <w:tc>
          <w:tcPr>
            <w:tcW w:w="0" w:type="auto"/>
            <w:tcBorders>
              <w:top w:val="single" w:sz="4" w:space="0" w:color="auto"/>
              <w:left w:val="nil"/>
              <w:bottom w:val="nil"/>
              <w:right w:val="nil"/>
            </w:tcBorders>
            <w:shd w:val="clear" w:color="000000" w:fill="FFFFFF"/>
            <w:noWrap/>
            <w:vAlign w:val="center"/>
            <w:hideMark/>
          </w:tcPr>
          <w:p w14:paraId="78E461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-3.846***</w:t>
            </w:r>
          </w:p>
        </w:tc>
        <w:tc>
          <w:tcPr>
            <w:tcW w:w="0" w:type="auto"/>
            <w:tcBorders>
              <w:top w:val="single" w:sz="4" w:space="0" w:color="auto"/>
              <w:left w:val="nil"/>
              <w:bottom w:val="nil"/>
              <w:right w:val="nil"/>
            </w:tcBorders>
            <w:shd w:val="clear" w:color="000000" w:fill="FFFFFF"/>
            <w:noWrap/>
            <w:vAlign w:val="center"/>
            <w:hideMark/>
          </w:tcPr>
          <w:p w14:paraId="6C803C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10.29***</w:t>
            </w:r>
          </w:p>
        </w:tc>
        <w:tc>
          <w:tcPr>
            <w:tcW w:w="0" w:type="auto"/>
            <w:tcBorders>
              <w:top w:val="single" w:sz="4" w:space="0" w:color="auto"/>
              <w:left w:val="nil"/>
              <w:bottom w:val="nil"/>
              <w:right w:val="nil"/>
            </w:tcBorders>
            <w:shd w:val="clear" w:color="000000" w:fill="FFFFFF"/>
            <w:noWrap/>
            <w:vAlign w:val="center"/>
            <w:hideMark/>
          </w:tcPr>
          <w:p w14:paraId="0EAF8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F5FCDD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E9FF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Paraguay</w:t>
            </w:r>
          </w:p>
        </w:tc>
        <w:tc>
          <w:tcPr>
            <w:tcW w:w="0" w:type="auto"/>
            <w:tcBorders>
              <w:top w:val="nil"/>
              <w:left w:val="nil"/>
              <w:bottom w:val="nil"/>
              <w:right w:val="nil"/>
            </w:tcBorders>
            <w:shd w:val="clear" w:color="000000" w:fill="FFFFFF"/>
            <w:noWrap/>
            <w:vAlign w:val="center"/>
            <w:hideMark/>
          </w:tcPr>
          <w:p w14:paraId="070398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-3.47***</w:t>
            </w:r>
          </w:p>
        </w:tc>
        <w:tc>
          <w:tcPr>
            <w:tcW w:w="0" w:type="auto"/>
            <w:tcBorders>
              <w:top w:val="nil"/>
              <w:left w:val="nil"/>
              <w:bottom w:val="nil"/>
              <w:right w:val="nil"/>
            </w:tcBorders>
            <w:shd w:val="clear" w:color="000000" w:fill="FFFFFF"/>
            <w:noWrap/>
            <w:vAlign w:val="center"/>
            <w:hideMark/>
          </w:tcPr>
          <w:p w14:paraId="3005CB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w:t>
            </w:r>
          </w:p>
        </w:tc>
        <w:tc>
          <w:tcPr>
            <w:tcW w:w="0" w:type="auto"/>
            <w:tcBorders>
              <w:top w:val="nil"/>
              <w:left w:val="nil"/>
              <w:bottom w:val="nil"/>
              <w:right w:val="nil"/>
            </w:tcBorders>
            <w:shd w:val="clear" w:color="000000" w:fill="FFFFFF"/>
            <w:noWrap/>
            <w:vAlign w:val="center"/>
            <w:hideMark/>
          </w:tcPr>
          <w:p w14:paraId="696135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-6.039***</w:t>
            </w:r>
          </w:p>
        </w:tc>
        <w:tc>
          <w:tcPr>
            <w:tcW w:w="0" w:type="auto"/>
            <w:tcBorders>
              <w:top w:val="nil"/>
              <w:left w:val="nil"/>
              <w:bottom w:val="nil"/>
              <w:right w:val="nil"/>
            </w:tcBorders>
            <w:shd w:val="clear" w:color="000000" w:fill="FFFFFF"/>
            <w:noWrap/>
            <w:vAlign w:val="center"/>
            <w:hideMark/>
          </w:tcPr>
          <w:p w14:paraId="515DC0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-52.21***</w:t>
            </w:r>
          </w:p>
        </w:tc>
        <w:tc>
          <w:tcPr>
            <w:tcW w:w="0" w:type="auto"/>
            <w:tcBorders>
              <w:top w:val="nil"/>
              <w:left w:val="nil"/>
              <w:bottom w:val="nil"/>
              <w:right w:val="nil"/>
            </w:tcBorders>
            <w:shd w:val="clear" w:color="000000" w:fill="FFFFFF"/>
            <w:noWrap/>
            <w:vAlign w:val="center"/>
            <w:hideMark/>
          </w:tcPr>
          <w:p w14:paraId="149C8F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-2.332</w:t>
            </w:r>
          </w:p>
        </w:tc>
        <w:tc>
          <w:tcPr>
            <w:tcW w:w="0" w:type="auto"/>
            <w:tcBorders>
              <w:top w:val="nil"/>
              <w:left w:val="nil"/>
              <w:bottom w:val="nil"/>
              <w:right w:val="nil"/>
            </w:tcBorders>
            <w:shd w:val="clear" w:color="000000" w:fill="FFFFFF"/>
            <w:noWrap/>
            <w:vAlign w:val="center"/>
            <w:hideMark/>
          </w:tcPr>
          <w:p w14:paraId="553DF6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0.2988</w:t>
            </w:r>
          </w:p>
        </w:tc>
        <w:tc>
          <w:tcPr>
            <w:tcW w:w="0" w:type="auto"/>
            <w:tcBorders>
              <w:top w:val="nil"/>
              <w:left w:val="nil"/>
              <w:bottom w:val="nil"/>
              <w:right w:val="nil"/>
            </w:tcBorders>
            <w:shd w:val="clear" w:color="000000" w:fill="FFFFFF"/>
            <w:noWrap/>
            <w:vAlign w:val="center"/>
            <w:hideMark/>
          </w:tcPr>
          <w:p w14:paraId="4529CB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58890D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969D2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Peru</w:t>
            </w:r>
          </w:p>
        </w:tc>
        <w:tc>
          <w:tcPr>
            <w:tcW w:w="0" w:type="auto"/>
            <w:tcBorders>
              <w:top w:val="nil"/>
              <w:left w:val="nil"/>
              <w:bottom w:val="nil"/>
              <w:right w:val="nil"/>
            </w:tcBorders>
            <w:shd w:val="clear" w:color="000000" w:fill="FFFFFF"/>
            <w:noWrap/>
            <w:vAlign w:val="center"/>
            <w:hideMark/>
          </w:tcPr>
          <w:p w14:paraId="7BBE8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-3.426**</w:t>
            </w:r>
          </w:p>
        </w:tc>
        <w:tc>
          <w:tcPr>
            <w:tcW w:w="0" w:type="auto"/>
            <w:tcBorders>
              <w:top w:val="nil"/>
              <w:left w:val="nil"/>
              <w:bottom w:val="nil"/>
              <w:right w:val="nil"/>
            </w:tcBorders>
            <w:shd w:val="clear" w:color="000000" w:fill="FFFFFF"/>
            <w:noWrap/>
            <w:vAlign w:val="center"/>
            <w:hideMark/>
          </w:tcPr>
          <w:p w14:paraId="569798B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w:t>
            </w:r>
          </w:p>
        </w:tc>
        <w:tc>
          <w:tcPr>
            <w:tcW w:w="0" w:type="auto"/>
            <w:tcBorders>
              <w:top w:val="nil"/>
              <w:left w:val="nil"/>
              <w:bottom w:val="nil"/>
              <w:right w:val="nil"/>
            </w:tcBorders>
            <w:shd w:val="clear" w:color="000000" w:fill="FFFFFF"/>
            <w:noWrap/>
            <w:vAlign w:val="center"/>
            <w:hideMark/>
          </w:tcPr>
          <w:p w14:paraId="10CB22D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-2.904**</w:t>
            </w:r>
          </w:p>
        </w:tc>
        <w:tc>
          <w:tcPr>
            <w:tcW w:w="0" w:type="auto"/>
            <w:tcBorders>
              <w:top w:val="nil"/>
              <w:left w:val="nil"/>
              <w:bottom w:val="nil"/>
              <w:right w:val="nil"/>
            </w:tcBorders>
            <w:shd w:val="clear" w:color="000000" w:fill="FFFFFF"/>
            <w:noWrap/>
            <w:vAlign w:val="center"/>
            <w:hideMark/>
          </w:tcPr>
          <w:p w14:paraId="5C0545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-16.29**</w:t>
            </w:r>
          </w:p>
        </w:tc>
        <w:tc>
          <w:tcPr>
            <w:tcW w:w="0" w:type="auto"/>
            <w:tcBorders>
              <w:top w:val="nil"/>
              <w:left w:val="nil"/>
              <w:bottom w:val="nil"/>
              <w:right w:val="nil"/>
            </w:tcBorders>
            <w:shd w:val="clear" w:color="000000" w:fill="FFFFFF"/>
            <w:noWrap/>
            <w:vAlign w:val="center"/>
            <w:hideMark/>
          </w:tcPr>
          <w:p w14:paraId="51469D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-3.05**</w:t>
            </w:r>
          </w:p>
        </w:tc>
        <w:tc>
          <w:tcPr>
            <w:tcW w:w="0" w:type="auto"/>
            <w:tcBorders>
              <w:top w:val="nil"/>
              <w:left w:val="nil"/>
              <w:bottom w:val="nil"/>
              <w:right w:val="nil"/>
            </w:tcBorders>
            <w:shd w:val="clear" w:color="000000" w:fill="FFFFFF"/>
            <w:noWrap/>
            <w:vAlign w:val="center"/>
            <w:hideMark/>
          </w:tcPr>
          <w:p w14:paraId="1D07C0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3.072***</w:t>
            </w:r>
          </w:p>
        </w:tc>
        <w:tc>
          <w:tcPr>
            <w:tcW w:w="0" w:type="auto"/>
            <w:tcBorders>
              <w:top w:val="nil"/>
              <w:left w:val="nil"/>
              <w:bottom w:val="nil"/>
              <w:right w:val="nil"/>
            </w:tcBorders>
            <w:shd w:val="clear" w:color="000000" w:fill="FFFFFF"/>
            <w:noWrap/>
            <w:vAlign w:val="center"/>
            <w:hideMark/>
          </w:tcPr>
          <w:p w14:paraId="4D6FE3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175C50C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CD651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Philippines</w:t>
            </w:r>
          </w:p>
        </w:tc>
        <w:tc>
          <w:tcPr>
            <w:tcW w:w="0" w:type="auto"/>
            <w:tcBorders>
              <w:top w:val="nil"/>
              <w:left w:val="nil"/>
              <w:bottom w:val="nil"/>
              <w:right w:val="nil"/>
            </w:tcBorders>
            <w:shd w:val="clear" w:color="000000" w:fill="FFFFFF"/>
            <w:noWrap/>
            <w:vAlign w:val="center"/>
            <w:hideMark/>
          </w:tcPr>
          <w:p w14:paraId="64FF3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-1.985</w:t>
            </w:r>
          </w:p>
        </w:tc>
        <w:tc>
          <w:tcPr>
            <w:tcW w:w="0" w:type="auto"/>
            <w:tcBorders>
              <w:top w:val="nil"/>
              <w:left w:val="nil"/>
              <w:bottom w:val="nil"/>
              <w:right w:val="nil"/>
            </w:tcBorders>
            <w:shd w:val="clear" w:color="000000" w:fill="FFFFFF"/>
            <w:noWrap/>
            <w:vAlign w:val="center"/>
            <w:hideMark/>
          </w:tcPr>
          <w:p w14:paraId="2D5EA2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-1.954*</w:t>
            </w:r>
          </w:p>
        </w:tc>
        <w:tc>
          <w:tcPr>
            <w:tcW w:w="0" w:type="auto"/>
            <w:tcBorders>
              <w:top w:val="nil"/>
              <w:left w:val="nil"/>
              <w:bottom w:val="nil"/>
              <w:right w:val="nil"/>
            </w:tcBorders>
            <w:shd w:val="clear" w:color="000000" w:fill="FFFFFF"/>
            <w:noWrap/>
            <w:vAlign w:val="center"/>
            <w:hideMark/>
          </w:tcPr>
          <w:p w14:paraId="227AB6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-4.633***</w:t>
            </w:r>
          </w:p>
        </w:tc>
        <w:tc>
          <w:tcPr>
            <w:tcW w:w="0" w:type="auto"/>
            <w:tcBorders>
              <w:top w:val="nil"/>
              <w:left w:val="nil"/>
              <w:bottom w:val="nil"/>
              <w:right w:val="nil"/>
            </w:tcBorders>
            <w:shd w:val="clear" w:color="000000" w:fill="FFFFFF"/>
            <w:noWrap/>
            <w:vAlign w:val="center"/>
            <w:hideMark/>
          </w:tcPr>
          <w:p w14:paraId="58C071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-38.39***</w:t>
            </w:r>
          </w:p>
        </w:tc>
        <w:tc>
          <w:tcPr>
            <w:tcW w:w="0" w:type="auto"/>
            <w:tcBorders>
              <w:top w:val="nil"/>
              <w:left w:val="nil"/>
              <w:bottom w:val="nil"/>
              <w:right w:val="nil"/>
            </w:tcBorders>
            <w:shd w:val="clear" w:color="000000" w:fill="FFFFFF"/>
            <w:noWrap/>
            <w:vAlign w:val="center"/>
            <w:hideMark/>
          </w:tcPr>
          <w:p w14:paraId="69E097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683123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5.834***</w:t>
            </w:r>
          </w:p>
        </w:tc>
        <w:tc>
          <w:tcPr>
            <w:tcW w:w="0" w:type="auto"/>
            <w:tcBorders>
              <w:top w:val="nil"/>
              <w:left w:val="nil"/>
              <w:bottom w:val="nil"/>
              <w:right w:val="nil"/>
            </w:tcBorders>
            <w:shd w:val="clear" w:color="000000" w:fill="FFFFFF"/>
            <w:noWrap/>
            <w:vAlign w:val="center"/>
            <w:hideMark/>
          </w:tcPr>
          <w:p w14:paraId="402646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5FE522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B949DE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Poland</w:t>
            </w:r>
          </w:p>
        </w:tc>
        <w:tc>
          <w:tcPr>
            <w:tcW w:w="0" w:type="auto"/>
            <w:tcBorders>
              <w:top w:val="nil"/>
              <w:left w:val="nil"/>
              <w:bottom w:val="nil"/>
              <w:right w:val="nil"/>
            </w:tcBorders>
            <w:shd w:val="clear" w:color="000000" w:fill="FFFFFF"/>
            <w:noWrap/>
            <w:vAlign w:val="center"/>
            <w:hideMark/>
          </w:tcPr>
          <w:p w14:paraId="1F7A1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-3.807***</w:t>
            </w:r>
          </w:p>
        </w:tc>
        <w:tc>
          <w:tcPr>
            <w:tcW w:w="0" w:type="auto"/>
            <w:tcBorders>
              <w:top w:val="nil"/>
              <w:left w:val="nil"/>
              <w:bottom w:val="nil"/>
              <w:right w:val="nil"/>
            </w:tcBorders>
            <w:shd w:val="clear" w:color="000000" w:fill="FFFFFF"/>
            <w:noWrap/>
            <w:vAlign w:val="center"/>
            <w:hideMark/>
          </w:tcPr>
          <w:p w14:paraId="28D2A6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-2.257**</w:t>
            </w:r>
          </w:p>
        </w:tc>
        <w:tc>
          <w:tcPr>
            <w:tcW w:w="0" w:type="auto"/>
            <w:tcBorders>
              <w:top w:val="nil"/>
              <w:left w:val="nil"/>
              <w:bottom w:val="nil"/>
              <w:right w:val="nil"/>
            </w:tcBorders>
            <w:shd w:val="clear" w:color="000000" w:fill="FFFFFF"/>
            <w:noWrap/>
            <w:vAlign w:val="center"/>
            <w:hideMark/>
          </w:tcPr>
          <w:p w14:paraId="343C6B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-5.732***</w:t>
            </w:r>
          </w:p>
        </w:tc>
        <w:tc>
          <w:tcPr>
            <w:tcW w:w="0" w:type="auto"/>
            <w:tcBorders>
              <w:top w:val="nil"/>
              <w:left w:val="nil"/>
              <w:bottom w:val="nil"/>
              <w:right w:val="nil"/>
            </w:tcBorders>
            <w:shd w:val="clear" w:color="000000" w:fill="FFFFFF"/>
            <w:noWrap/>
            <w:vAlign w:val="center"/>
            <w:hideMark/>
          </w:tcPr>
          <w:p w14:paraId="0CE95F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-54.42***</w:t>
            </w:r>
          </w:p>
        </w:tc>
        <w:tc>
          <w:tcPr>
            <w:tcW w:w="0" w:type="auto"/>
            <w:tcBorders>
              <w:top w:val="nil"/>
              <w:left w:val="nil"/>
              <w:bottom w:val="nil"/>
              <w:right w:val="nil"/>
            </w:tcBorders>
            <w:shd w:val="clear" w:color="000000" w:fill="FFFFFF"/>
            <w:noWrap/>
            <w:vAlign w:val="center"/>
            <w:hideMark/>
          </w:tcPr>
          <w:p w14:paraId="6FF78D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-3.554**</w:t>
            </w:r>
          </w:p>
        </w:tc>
        <w:tc>
          <w:tcPr>
            <w:tcW w:w="0" w:type="auto"/>
            <w:tcBorders>
              <w:top w:val="nil"/>
              <w:left w:val="nil"/>
              <w:bottom w:val="nil"/>
              <w:right w:val="nil"/>
            </w:tcBorders>
            <w:shd w:val="clear" w:color="000000" w:fill="FFFFFF"/>
            <w:noWrap/>
            <w:vAlign w:val="center"/>
            <w:hideMark/>
          </w:tcPr>
          <w:p w14:paraId="06FF98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1.23***</w:t>
            </w:r>
          </w:p>
        </w:tc>
        <w:tc>
          <w:tcPr>
            <w:tcW w:w="0" w:type="auto"/>
            <w:tcBorders>
              <w:top w:val="nil"/>
              <w:left w:val="nil"/>
              <w:bottom w:val="nil"/>
              <w:right w:val="nil"/>
            </w:tcBorders>
            <w:shd w:val="clear" w:color="000000" w:fill="FFFFFF"/>
            <w:noWrap/>
            <w:vAlign w:val="center"/>
            <w:hideMark/>
          </w:tcPr>
          <w:p w14:paraId="169B53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63669A9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65C9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Portugal</w:t>
            </w:r>
          </w:p>
        </w:tc>
        <w:tc>
          <w:tcPr>
            <w:tcW w:w="0" w:type="auto"/>
            <w:tcBorders>
              <w:top w:val="nil"/>
              <w:left w:val="nil"/>
              <w:bottom w:val="nil"/>
              <w:right w:val="nil"/>
            </w:tcBorders>
            <w:shd w:val="clear" w:color="000000" w:fill="FFFFFF"/>
            <w:noWrap/>
            <w:vAlign w:val="center"/>
            <w:hideMark/>
          </w:tcPr>
          <w:p w14:paraId="7FEEEA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-2.862**</w:t>
            </w:r>
          </w:p>
        </w:tc>
        <w:tc>
          <w:tcPr>
            <w:tcW w:w="0" w:type="auto"/>
            <w:tcBorders>
              <w:top w:val="nil"/>
              <w:left w:val="nil"/>
              <w:bottom w:val="nil"/>
              <w:right w:val="nil"/>
            </w:tcBorders>
            <w:shd w:val="clear" w:color="000000" w:fill="FFFFFF"/>
            <w:noWrap/>
            <w:vAlign w:val="center"/>
            <w:hideMark/>
          </w:tcPr>
          <w:p w14:paraId="0BAE69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3D22C3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-2.755*</w:t>
            </w:r>
          </w:p>
        </w:tc>
        <w:tc>
          <w:tcPr>
            <w:tcW w:w="0" w:type="auto"/>
            <w:tcBorders>
              <w:top w:val="nil"/>
              <w:left w:val="nil"/>
              <w:bottom w:val="nil"/>
              <w:right w:val="nil"/>
            </w:tcBorders>
            <w:shd w:val="clear" w:color="000000" w:fill="FFFFFF"/>
            <w:noWrap/>
            <w:vAlign w:val="center"/>
            <w:hideMark/>
          </w:tcPr>
          <w:p w14:paraId="79AE13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-15.17**</w:t>
            </w:r>
          </w:p>
        </w:tc>
        <w:tc>
          <w:tcPr>
            <w:tcW w:w="0" w:type="auto"/>
            <w:tcBorders>
              <w:top w:val="nil"/>
              <w:left w:val="nil"/>
              <w:bottom w:val="nil"/>
              <w:right w:val="nil"/>
            </w:tcBorders>
            <w:shd w:val="clear" w:color="000000" w:fill="FFFFFF"/>
            <w:noWrap/>
            <w:vAlign w:val="center"/>
            <w:hideMark/>
          </w:tcPr>
          <w:p w14:paraId="263445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-2.979*</w:t>
            </w:r>
          </w:p>
        </w:tc>
        <w:tc>
          <w:tcPr>
            <w:tcW w:w="0" w:type="auto"/>
            <w:tcBorders>
              <w:top w:val="nil"/>
              <w:left w:val="nil"/>
              <w:bottom w:val="nil"/>
              <w:right w:val="nil"/>
            </w:tcBorders>
            <w:shd w:val="clear" w:color="000000" w:fill="FFFFFF"/>
            <w:noWrap/>
            <w:vAlign w:val="center"/>
            <w:hideMark/>
          </w:tcPr>
          <w:p w14:paraId="3E52B8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1.911***</w:t>
            </w:r>
          </w:p>
        </w:tc>
        <w:tc>
          <w:tcPr>
            <w:tcW w:w="0" w:type="auto"/>
            <w:tcBorders>
              <w:top w:val="nil"/>
              <w:left w:val="nil"/>
              <w:bottom w:val="nil"/>
              <w:right w:val="nil"/>
            </w:tcBorders>
            <w:shd w:val="clear" w:color="000000" w:fill="FFFFFF"/>
            <w:noWrap/>
            <w:vAlign w:val="center"/>
            <w:hideMark/>
          </w:tcPr>
          <w:p w14:paraId="068625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0B39FB1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46A6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Romania</w:t>
            </w:r>
          </w:p>
        </w:tc>
        <w:tc>
          <w:tcPr>
            <w:tcW w:w="0" w:type="auto"/>
            <w:tcBorders>
              <w:top w:val="nil"/>
              <w:left w:val="nil"/>
              <w:bottom w:val="nil"/>
              <w:right w:val="nil"/>
            </w:tcBorders>
            <w:shd w:val="clear" w:color="000000" w:fill="FFFFFF"/>
            <w:noWrap/>
            <w:vAlign w:val="center"/>
            <w:hideMark/>
          </w:tcPr>
          <w:p w14:paraId="1B76BC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3523DA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-2.314**</w:t>
            </w:r>
          </w:p>
        </w:tc>
        <w:tc>
          <w:tcPr>
            <w:tcW w:w="0" w:type="auto"/>
            <w:tcBorders>
              <w:top w:val="nil"/>
              <w:left w:val="nil"/>
              <w:bottom w:val="nil"/>
              <w:right w:val="nil"/>
            </w:tcBorders>
            <w:shd w:val="clear" w:color="000000" w:fill="FFFFFF"/>
            <w:noWrap/>
            <w:vAlign w:val="center"/>
            <w:hideMark/>
          </w:tcPr>
          <w:p w14:paraId="3B814C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-5.499***</w:t>
            </w:r>
          </w:p>
        </w:tc>
        <w:tc>
          <w:tcPr>
            <w:tcW w:w="0" w:type="auto"/>
            <w:tcBorders>
              <w:top w:val="nil"/>
              <w:left w:val="nil"/>
              <w:bottom w:val="nil"/>
              <w:right w:val="nil"/>
            </w:tcBorders>
            <w:shd w:val="clear" w:color="000000" w:fill="FFFFFF"/>
            <w:noWrap/>
            <w:vAlign w:val="center"/>
            <w:hideMark/>
          </w:tcPr>
          <w:p w14:paraId="6A69E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-51.22***</w:t>
            </w:r>
          </w:p>
        </w:tc>
        <w:tc>
          <w:tcPr>
            <w:tcW w:w="0" w:type="auto"/>
            <w:tcBorders>
              <w:top w:val="nil"/>
              <w:left w:val="nil"/>
              <w:bottom w:val="nil"/>
              <w:right w:val="nil"/>
            </w:tcBorders>
            <w:shd w:val="clear" w:color="000000" w:fill="FFFFFF"/>
            <w:noWrap/>
            <w:vAlign w:val="center"/>
            <w:hideMark/>
          </w:tcPr>
          <w:p w14:paraId="7BDDF2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-3.015**</w:t>
            </w:r>
          </w:p>
        </w:tc>
        <w:tc>
          <w:tcPr>
            <w:tcW w:w="0" w:type="auto"/>
            <w:tcBorders>
              <w:top w:val="nil"/>
              <w:left w:val="nil"/>
              <w:bottom w:val="nil"/>
              <w:right w:val="nil"/>
            </w:tcBorders>
            <w:shd w:val="clear" w:color="000000" w:fill="FFFFFF"/>
            <w:noWrap/>
            <w:vAlign w:val="center"/>
            <w:hideMark/>
          </w:tcPr>
          <w:p w14:paraId="0CBBE4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0.7984***</w:t>
            </w:r>
          </w:p>
        </w:tc>
        <w:tc>
          <w:tcPr>
            <w:tcW w:w="0" w:type="auto"/>
            <w:tcBorders>
              <w:top w:val="nil"/>
              <w:left w:val="nil"/>
              <w:bottom w:val="nil"/>
              <w:right w:val="nil"/>
            </w:tcBorders>
            <w:shd w:val="clear" w:color="000000" w:fill="FFFFFF"/>
            <w:noWrap/>
            <w:vAlign w:val="center"/>
            <w:hideMark/>
          </w:tcPr>
          <w:p w14:paraId="1F3339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371956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62AA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Russian Federation</w:t>
            </w:r>
          </w:p>
        </w:tc>
        <w:tc>
          <w:tcPr>
            <w:tcW w:w="0" w:type="auto"/>
            <w:tcBorders>
              <w:top w:val="nil"/>
              <w:left w:val="nil"/>
              <w:bottom w:val="nil"/>
              <w:right w:val="nil"/>
            </w:tcBorders>
            <w:shd w:val="clear" w:color="000000" w:fill="FFFFFF"/>
            <w:noWrap/>
            <w:vAlign w:val="center"/>
            <w:hideMark/>
          </w:tcPr>
          <w:p w14:paraId="46412C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4D5843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-2.185**</w:t>
            </w:r>
          </w:p>
        </w:tc>
        <w:tc>
          <w:tcPr>
            <w:tcW w:w="0" w:type="auto"/>
            <w:tcBorders>
              <w:top w:val="nil"/>
              <w:left w:val="nil"/>
              <w:bottom w:val="nil"/>
              <w:right w:val="nil"/>
            </w:tcBorders>
            <w:shd w:val="clear" w:color="000000" w:fill="FFFFFF"/>
            <w:noWrap/>
            <w:vAlign w:val="center"/>
            <w:hideMark/>
          </w:tcPr>
          <w:p w14:paraId="4E25F4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21230F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-12.63*</w:t>
            </w:r>
          </w:p>
        </w:tc>
        <w:tc>
          <w:tcPr>
            <w:tcW w:w="0" w:type="auto"/>
            <w:tcBorders>
              <w:top w:val="nil"/>
              <w:left w:val="nil"/>
              <w:bottom w:val="nil"/>
              <w:right w:val="nil"/>
            </w:tcBorders>
            <w:shd w:val="clear" w:color="000000" w:fill="FFFFFF"/>
            <w:noWrap/>
            <w:vAlign w:val="center"/>
            <w:hideMark/>
          </w:tcPr>
          <w:p w14:paraId="590AF2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41112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1.645***</w:t>
            </w:r>
          </w:p>
        </w:tc>
        <w:tc>
          <w:tcPr>
            <w:tcW w:w="0" w:type="auto"/>
            <w:tcBorders>
              <w:top w:val="nil"/>
              <w:left w:val="nil"/>
              <w:bottom w:val="nil"/>
              <w:right w:val="nil"/>
            </w:tcBorders>
            <w:shd w:val="clear" w:color="000000" w:fill="FFFFFF"/>
            <w:noWrap/>
            <w:vAlign w:val="center"/>
            <w:hideMark/>
          </w:tcPr>
          <w:p w14:paraId="6DFA519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w:t>
            </w:r>
          </w:p>
        </w:tc>
      </w:tr>
      <w:tr w:rsidR="009C67F2" w:rsidRPr="00935EAC" w14:paraId="12A5D9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2102A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Saudi Arabia</w:t>
            </w:r>
          </w:p>
        </w:tc>
        <w:tc>
          <w:tcPr>
            <w:tcW w:w="0" w:type="auto"/>
            <w:tcBorders>
              <w:top w:val="nil"/>
              <w:left w:val="nil"/>
              <w:bottom w:val="nil"/>
              <w:right w:val="nil"/>
            </w:tcBorders>
            <w:shd w:val="clear" w:color="000000" w:fill="FFFFFF"/>
            <w:noWrap/>
            <w:vAlign w:val="center"/>
            <w:hideMark/>
          </w:tcPr>
          <w:p w14:paraId="213C48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20A7A74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-1.184</w:t>
            </w:r>
          </w:p>
        </w:tc>
        <w:tc>
          <w:tcPr>
            <w:tcW w:w="0" w:type="auto"/>
            <w:tcBorders>
              <w:top w:val="nil"/>
              <w:left w:val="nil"/>
              <w:bottom w:val="nil"/>
              <w:right w:val="nil"/>
            </w:tcBorders>
            <w:shd w:val="clear" w:color="000000" w:fill="FFFFFF"/>
            <w:noWrap/>
            <w:vAlign w:val="center"/>
            <w:hideMark/>
          </w:tcPr>
          <w:p w14:paraId="5AC82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4AC7C6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-10.87</w:t>
            </w:r>
          </w:p>
        </w:tc>
        <w:tc>
          <w:tcPr>
            <w:tcW w:w="0" w:type="auto"/>
            <w:tcBorders>
              <w:top w:val="nil"/>
              <w:left w:val="nil"/>
              <w:bottom w:val="nil"/>
              <w:right w:val="nil"/>
            </w:tcBorders>
            <w:shd w:val="clear" w:color="000000" w:fill="FFFFFF"/>
            <w:noWrap/>
            <w:vAlign w:val="center"/>
            <w:hideMark/>
          </w:tcPr>
          <w:p w14:paraId="6D066F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-3.027*</w:t>
            </w:r>
          </w:p>
        </w:tc>
        <w:tc>
          <w:tcPr>
            <w:tcW w:w="0" w:type="auto"/>
            <w:tcBorders>
              <w:top w:val="nil"/>
              <w:left w:val="nil"/>
              <w:bottom w:val="nil"/>
              <w:right w:val="nil"/>
            </w:tcBorders>
            <w:shd w:val="clear" w:color="000000" w:fill="FFFFFF"/>
            <w:noWrap/>
            <w:vAlign w:val="center"/>
            <w:hideMark/>
          </w:tcPr>
          <w:p w14:paraId="2AF0DF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3.177***</w:t>
            </w:r>
          </w:p>
        </w:tc>
        <w:tc>
          <w:tcPr>
            <w:tcW w:w="0" w:type="auto"/>
            <w:tcBorders>
              <w:top w:val="nil"/>
              <w:left w:val="nil"/>
              <w:bottom w:val="nil"/>
              <w:right w:val="nil"/>
            </w:tcBorders>
            <w:shd w:val="clear" w:color="000000" w:fill="FFFFFF"/>
            <w:noWrap/>
            <w:vAlign w:val="center"/>
            <w:hideMark/>
          </w:tcPr>
          <w:p w14:paraId="75C145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76</w:t>
            </w:r>
          </w:p>
        </w:tc>
      </w:tr>
      <w:tr w:rsidR="009C67F2" w:rsidRPr="00935EAC" w14:paraId="6F9D5B8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A7AC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Slovak Republic</w:t>
            </w:r>
          </w:p>
        </w:tc>
        <w:tc>
          <w:tcPr>
            <w:tcW w:w="0" w:type="auto"/>
            <w:tcBorders>
              <w:top w:val="nil"/>
              <w:left w:val="nil"/>
              <w:bottom w:val="nil"/>
              <w:right w:val="nil"/>
            </w:tcBorders>
            <w:shd w:val="clear" w:color="000000" w:fill="FFFFFF"/>
            <w:noWrap/>
            <w:vAlign w:val="center"/>
            <w:hideMark/>
          </w:tcPr>
          <w:p w14:paraId="5E88E7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-2.553*</w:t>
            </w:r>
          </w:p>
        </w:tc>
        <w:tc>
          <w:tcPr>
            <w:tcW w:w="0" w:type="auto"/>
            <w:tcBorders>
              <w:top w:val="nil"/>
              <w:left w:val="nil"/>
              <w:bottom w:val="nil"/>
              <w:right w:val="nil"/>
            </w:tcBorders>
            <w:shd w:val="clear" w:color="000000" w:fill="FFFFFF"/>
            <w:noWrap/>
            <w:vAlign w:val="center"/>
            <w:hideMark/>
          </w:tcPr>
          <w:p w14:paraId="4528CC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-1.426</w:t>
            </w:r>
          </w:p>
        </w:tc>
        <w:tc>
          <w:tcPr>
            <w:tcW w:w="0" w:type="auto"/>
            <w:tcBorders>
              <w:top w:val="nil"/>
              <w:left w:val="nil"/>
              <w:bottom w:val="nil"/>
              <w:right w:val="nil"/>
            </w:tcBorders>
            <w:shd w:val="clear" w:color="000000" w:fill="FFFFFF"/>
            <w:noWrap/>
            <w:vAlign w:val="center"/>
            <w:hideMark/>
          </w:tcPr>
          <w:p w14:paraId="49473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-4.339***</w:t>
            </w:r>
          </w:p>
        </w:tc>
        <w:tc>
          <w:tcPr>
            <w:tcW w:w="0" w:type="auto"/>
            <w:tcBorders>
              <w:top w:val="nil"/>
              <w:left w:val="nil"/>
              <w:bottom w:val="nil"/>
              <w:right w:val="nil"/>
            </w:tcBorders>
            <w:shd w:val="clear" w:color="000000" w:fill="FFFFFF"/>
            <w:noWrap/>
            <w:vAlign w:val="center"/>
            <w:hideMark/>
          </w:tcPr>
          <w:p w14:paraId="4C1BFE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-32.76***</w:t>
            </w:r>
          </w:p>
        </w:tc>
        <w:tc>
          <w:tcPr>
            <w:tcW w:w="0" w:type="auto"/>
            <w:tcBorders>
              <w:top w:val="nil"/>
              <w:left w:val="nil"/>
              <w:bottom w:val="nil"/>
              <w:right w:val="nil"/>
            </w:tcBorders>
            <w:shd w:val="clear" w:color="000000" w:fill="FFFFFF"/>
            <w:noWrap/>
            <w:vAlign w:val="center"/>
            <w:hideMark/>
          </w:tcPr>
          <w:p w14:paraId="69062A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-1.947</w:t>
            </w:r>
          </w:p>
        </w:tc>
        <w:tc>
          <w:tcPr>
            <w:tcW w:w="0" w:type="auto"/>
            <w:tcBorders>
              <w:top w:val="nil"/>
              <w:left w:val="nil"/>
              <w:bottom w:val="nil"/>
              <w:right w:val="nil"/>
            </w:tcBorders>
            <w:shd w:val="clear" w:color="000000" w:fill="FFFFFF"/>
            <w:noWrap/>
            <w:vAlign w:val="center"/>
            <w:hideMark/>
          </w:tcPr>
          <w:p w14:paraId="2C96BA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1.345***</w:t>
            </w:r>
          </w:p>
        </w:tc>
        <w:tc>
          <w:tcPr>
            <w:tcW w:w="0" w:type="auto"/>
            <w:tcBorders>
              <w:top w:val="nil"/>
              <w:left w:val="nil"/>
              <w:bottom w:val="nil"/>
              <w:right w:val="nil"/>
            </w:tcBorders>
            <w:shd w:val="clear" w:color="000000" w:fill="FFFFFF"/>
            <w:noWrap/>
            <w:vAlign w:val="center"/>
            <w:hideMark/>
          </w:tcPr>
          <w:p w14:paraId="2D74A9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205385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CD77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Slovenia</w:t>
            </w:r>
          </w:p>
        </w:tc>
        <w:tc>
          <w:tcPr>
            <w:tcW w:w="0" w:type="auto"/>
            <w:tcBorders>
              <w:top w:val="nil"/>
              <w:left w:val="nil"/>
              <w:bottom w:val="nil"/>
              <w:right w:val="nil"/>
            </w:tcBorders>
            <w:shd w:val="clear" w:color="000000" w:fill="FFFFFF"/>
            <w:noWrap/>
            <w:vAlign w:val="center"/>
            <w:hideMark/>
          </w:tcPr>
          <w:p w14:paraId="1F7CB5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-1.705</w:t>
            </w:r>
          </w:p>
        </w:tc>
        <w:tc>
          <w:tcPr>
            <w:tcW w:w="0" w:type="auto"/>
            <w:tcBorders>
              <w:top w:val="nil"/>
              <w:left w:val="nil"/>
              <w:bottom w:val="nil"/>
              <w:right w:val="nil"/>
            </w:tcBorders>
            <w:shd w:val="clear" w:color="000000" w:fill="FFFFFF"/>
            <w:noWrap/>
            <w:vAlign w:val="center"/>
            <w:hideMark/>
          </w:tcPr>
          <w:p w14:paraId="0E5742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-1.678</w:t>
            </w:r>
          </w:p>
        </w:tc>
        <w:tc>
          <w:tcPr>
            <w:tcW w:w="0" w:type="auto"/>
            <w:tcBorders>
              <w:top w:val="nil"/>
              <w:left w:val="nil"/>
              <w:bottom w:val="nil"/>
              <w:right w:val="nil"/>
            </w:tcBorders>
            <w:shd w:val="clear" w:color="000000" w:fill="FFFFFF"/>
            <w:noWrap/>
            <w:vAlign w:val="center"/>
            <w:hideMark/>
          </w:tcPr>
          <w:p w14:paraId="44A8C95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-3.255**</w:t>
            </w:r>
          </w:p>
        </w:tc>
        <w:tc>
          <w:tcPr>
            <w:tcW w:w="0" w:type="auto"/>
            <w:tcBorders>
              <w:top w:val="nil"/>
              <w:left w:val="nil"/>
              <w:bottom w:val="nil"/>
              <w:right w:val="nil"/>
            </w:tcBorders>
            <w:shd w:val="clear" w:color="000000" w:fill="FFFFFF"/>
            <w:noWrap/>
            <w:vAlign w:val="center"/>
            <w:hideMark/>
          </w:tcPr>
          <w:p w14:paraId="1A4015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-19.94**</w:t>
            </w:r>
          </w:p>
        </w:tc>
        <w:tc>
          <w:tcPr>
            <w:tcW w:w="0" w:type="auto"/>
            <w:tcBorders>
              <w:top w:val="nil"/>
              <w:left w:val="nil"/>
              <w:bottom w:val="nil"/>
              <w:right w:val="nil"/>
            </w:tcBorders>
            <w:shd w:val="clear" w:color="000000" w:fill="FFFFFF"/>
            <w:noWrap/>
            <w:vAlign w:val="center"/>
            <w:hideMark/>
          </w:tcPr>
          <w:p w14:paraId="27781B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-1.813</w:t>
            </w:r>
          </w:p>
        </w:tc>
        <w:tc>
          <w:tcPr>
            <w:tcW w:w="0" w:type="auto"/>
            <w:tcBorders>
              <w:top w:val="nil"/>
              <w:left w:val="nil"/>
              <w:bottom w:val="nil"/>
              <w:right w:val="nil"/>
            </w:tcBorders>
            <w:shd w:val="clear" w:color="000000" w:fill="FFFFFF"/>
            <w:noWrap/>
            <w:vAlign w:val="center"/>
            <w:hideMark/>
          </w:tcPr>
          <w:p w14:paraId="45CEC4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5.816***</w:t>
            </w:r>
          </w:p>
        </w:tc>
        <w:tc>
          <w:tcPr>
            <w:tcW w:w="0" w:type="auto"/>
            <w:tcBorders>
              <w:top w:val="nil"/>
              <w:left w:val="nil"/>
              <w:bottom w:val="nil"/>
              <w:right w:val="nil"/>
            </w:tcBorders>
            <w:shd w:val="clear" w:color="000000" w:fill="FFFFFF"/>
            <w:noWrap/>
            <w:vAlign w:val="center"/>
            <w:hideMark/>
          </w:tcPr>
          <w:p w14:paraId="285D5A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BF1D2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F29DA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South Africa</w:t>
            </w:r>
          </w:p>
        </w:tc>
        <w:tc>
          <w:tcPr>
            <w:tcW w:w="0" w:type="auto"/>
            <w:tcBorders>
              <w:top w:val="nil"/>
              <w:left w:val="nil"/>
              <w:bottom w:val="nil"/>
              <w:right w:val="nil"/>
            </w:tcBorders>
            <w:shd w:val="clear" w:color="000000" w:fill="FFFFFF"/>
            <w:noWrap/>
            <w:vAlign w:val="center"/>
            <w:hideMark/>
          </w:tcPr>
          <w:p w14:paraId="43ABA7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-4.805***</w:t>
            </w:r>
          </w:p>
        </w:tc>
        <w:tc>
          <w:tcPr>
            <w:tcW w:w="0" w:type="auto"/>
            <w:tcBorders>
              <w:top w:val="nil"/>
              <w:left w:val="nil"/>
              <w:bottom w:val="nil"/>
              <w:right w:val="nil"/>
            </w:tcBorders>
            <w:shd w:val="clear" w:color="000000" w:fill="FFFFFF"/>
            <w:noWrap/>
            <w:vAlign w:val="center"/>
            <w:hideMark/>
          </w:tcPr>
          <w:p w14:paraId="2B5191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-3.935***</w:t>
            </w:r>
          </w:p>
        </w:tc>
        <w:tc>
          <w:tcPr>
            <w:tcW w:w="0" w:type="auto"/>
            <w:tcBorders>
              <w:top w:val="nil"/>
              <w:left w:val="nil"/>
              <w:bottom w:val="nil"/>
              <w:right w:val="nil"/>
            </w:tcBorders>
            <w:shd w:val="clear" w:color="000000" w:fill="FFFFFF"/>
            <w:noWrap/>
            <w:vAlign w:val="center"/>
            <w:hideMark/>
          </w:tcPr>
          <w:p w14:paraId="734BC63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-4.978***</w:t>
            </w:r>
          </w:p>
        </w:tc>
        <w:tc>
          <w:tcPr>
            <w:tcW w:w="0" w:type="auto"/>
            <w:tcBorders>
              <w:top w:val="nil"/>
              <w:left w:val="nil"/>
              <w:bottom w:val="nil"/>
              <w:right w:val="nil"/>
            </w:tcBorders>
            <w:shd w:val="clear" w:color="000000" w:fill="FFFFFF"/>
            <w:noWrap/>
            <w:vAlign w:val="center"/>
            <w:hideMark/>
          </w:tcPr>
          <w:p w14:paraId="3D0117A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-45.35***</w:t>
            </w:r>
          </w:p>
        </w:tc>
        <w:tc>
          <w:tcPr>
            <w:tcW w:w="0" w:type="auto"/>
            <w:tcBorders>
              <w:top w:val="nil"/>
              <w:left w:val="nil"/>
              <w:bottom w:val="nil"/>
              <w:right w:val="nil"/>
            </w:tcBorders>
            <w:shd w:val="clear" w:color="000000" w:fill="FFFFFF"/>
            <w:noWrap/>
            <w:vAlign w:val="center"/>
            <w:hideMark/>
          </w:tcPr>
          <w:p w14:paraId="6DF662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-4.844***</w:t>
            </w:r>
          </w:p>
        </w:tc>
        <w:tc>
          <w:tcPr>
            <w:tcW w:w="0" w:type="auto"/>
            <w:tcBorders>
              <w:top w:val="nil"/>
              <w:left w:val="nil"/>
              <w:bottom w:val="nil"/>
              <w:right w:val="nil"/>
            </w:tcBorders>
            <w:shd w:val="clear" w:color="000000" w:fill="FFFFFF"/>
            <w:noWrap/>
            <w:vAlign w:val="center"/>
            <w:hideMark/>
          </w:tcPr>
          <w:p w14:paraId="202ABE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w:t>
            </w:r>
          </w:p>
        </w:tc>
        <w:tc>
          <w:tcPr>
            <w:tcW w:w="0" w:type="auto"/>
            <w:tcBorders>
              <w:top w:val="nil"/>
              <w:left w:val="nil"/>
              <w:bottom w:val="nil"/>
              <w:right w:val="nil"/>
            </w:tcBorders>
            <w:shd w:val="clear" w:color="000000" w:fill="FFFFFF"/>
            <w:noWrap/>
            <w:vAlign w:val="center"/>
            <w:hideMark/>
          </w:tcPr>
          <w:p w14:paraId="22E95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3799FFA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3751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Spain</w:t>
            </w:r>
          </w:p>
        </w:tc>
        <w:tc>
          <w:tcPr>
            <w:tcW w:w="0" w:type="auto"/>
            <w:tcBorders>
              <w:top w:val="nil"/>
              <w:left w:val="nil"/>
              <w:bottom w:val="nil"/>
              <w:right w:val="nil"/>
            </w:tcBorders>
            <w:shd w:val="clear" w:color="000000" w:fill="FFFFFF"/>
            <w:noWrap/>
            <w:vAlign w:val="center"/>
            <w:hideMark/>
          </w:tcPr>
          <w:p w14:paraId="6050D4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-1.976</w:t>
            </w:r>
          </w:p>
        </w:tc>
        <w:tc>
          <w:tcPr>
            <w:tcW w:w="0" w:type="auto"/>
            <w:tcBorders>
              <w:top w:val="nil"/>
              <w:left w:val="nil"/>
              <w:bottom w:val="nil"/>
              <w:right w:val="nil"/>
            </w:tcBorders>
            <w:shd w:val="clear" w:color="000000" w:fill="FFFFFF"/>
            <w:noWrap/>
            <w:vAlign w:val="center"/>
            <w:hideMark/>
          </w:tcPr>
          <w:p w14:paraId="17F8667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-1.443</w:t>
            </w:r>
          </w:p>
        </w:tc>
        <w:tc>
          <w:tcPr>
            <w:tcW w:w="0" w:type="auto"/>
            <w:tcBorders>
              <w:top w:val="nil"/>
              <w:left w:val="nil"/>
              <w:bottom w:val="nil"/>
              <w:right w:val="nil"/>
            </w:tcBorders>
            <w:shd w:val="clear" w:color="000000" w:fill="FFFFFF"/>
            <w:noWrap/>
            <w:vAlign w:val="center"/>
            <w:hideMark/>
          </w:tcPr>
          <w:p w14:paraId="2F80CE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-1.673</w:t>
            </w:r>
          </w:p>
        </w:tc>
        <w:tc>
          <w:tcPr>
            <w:tcW w:w="0" w:type="auto"/>
            <w:tcBorders>
              <w:top w:val="nil"/>
              <w:left w:val="nil"/>
              <w:bottom w:val="nil"/>
              <w:right w:val="nil"/>
            </w:tcBorders>
            <w:shd w:val="clear" w:color="000000" w:fill="FFFFFF"/>
            <w:noWrap/>
            <w:vAlign w:val="center"/>
            <w:hideMark/>
          </w:tcPr>
          <w:p w14:paraId="7B6FD5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-6.134</w:t>
            </w:r>
          </w:p>
        </w:tc>
        <w:tc>
          <w:tcPr>
            <w:tcW w:w="0" w:type="auto"/>
            <w:tcBorders>
              <w:top w:val="nil"/>
              <w:left w:val="nil"/>
              <w:bottom w:val="nil"/>
              <w:right w:val="nil"/>
            </w:tcBorders>
            <w:shd w:val="clear" w:color="000000" w:fill="FFFFFF"/>
            <w:noWrap/>
            <w:vAlign w:val="center"/>
            <w:hideMark/>
          </w:tcPr>
          <w:p w14:paraId="0C6F93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-2.043</w:t>
            </w:r>
          </w:p>
        </w:tc>
        <w:tc>
          <w:tcPr>
            <w:tcW w:w="0" w:type="auto"/>
            <w:tcBorders>
              <w:top w:val="nil"/>
              <w:left w:val="nil"/>
              <w:bottom w:val="nil"/>
              <w:right w:val="nil"/>
            </w:tcBorders>
            <w:shd w:val="clear" w:color="000000" w:fill="FFFFFF"/>
            <w:noWrap/>
            <w:vAlign w:val="center"/>
            <w:hideMark/>
          </w:tcPr>
          <w:p w14:paraId="2F7D9F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2.944***</w:t>
            </w:r>
          </w:p>
        </w:tc>
        <w:tc>
          <w:tcPr>
            <w:tcW w:w="0" w:type="auto"/>
            <w:tcBorders>
              <w:top w:val="nil"/>
              <w:left w:val="nil"/>
              <w:bottom w:val="nil"/>
              <w:right w:val="nil"/>
            </w:tcBorders>
            <w:shd w:val="clear" w:color="000000" w:fill="FFFFFF"/>
            <w:noWrap/>
            <w:vAlign w:val="center"/>
            <w:hideMark/>
          </w:tcPr>
          <w:p w14:paraId="016C6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E2116B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9F0A2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Sri Lanka</w:t>
            </w:r>
          </w:p>
        </w:tc>
        <w:tc>
          <w:tcPr>
            <w:tcW w:w="0" w:type="auto"/>
            <w:tcBorders>
              <w:top w:val="nil"/>
              <w:left w:val="nil"/>
              <w:bottom w:val="nil"/>
              <w:right w:val="nil"/>
            </w:tcBorders>
            <w:shd w:val="clear" w:color="000000" w:fill="FFFFFF"/>
            <w:noWrap/>
            <w:vAlign w:val="center"/>
            <w:hideMark/>
          </w:tcPr>
          <w:p w14:paraId="0F8594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w:t>
            </w:r>
          </w:p>
        </w:tc>
        <w:tc>
          <w:tcPr>
            <w:tcW w:w="0" w:type="auto"/>
            <w:tcBorders>
              <w:top w:val="nil"/>
              <w:left w:val="nil"/>
              <w:bottom w:val="nil"/>
              <w:right w:val="nil"/>
            </w:tcBorders>
            <w:shd w:val="clear" w:color="000000" w:fill="FFFFFF"/>
            <w:noWrap/>
            <w:vAlign w:val="center"/>
            <w:hideMark/>
          </w:tcPr>
          <w:p w14:paraId="129EF3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76E2F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-6.873***</w:t>
            </w:r>
          </w:p>
        </w:tc>
        <w:tc>
          <w:tcPr>
            <w:tcW w:w="0" w:type="auto"/>
            <w:tcBorders>
              <w:top w:val="nil"/>
              <w:left w:val="nil"/>
              <w:bottom w:val="nil"/>
              <w:right w:val="nil"/>
            </w:tcBorders>
            <w:shd w:val="clear" w:color="000000" w:fill="FFFFFF"/>
            <w:noWrap/>
            <w:vAlign w:val="center"/>
            <w:hideMark/>
          </w:tcPr>
          <w:p w14:paraId="7BC27B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-74.19***</w:t>
            </w:r>
          </w:p>
        </w:tc>
        <w:tc>
          <w:tcPr>
            <w:tcW w:w="0" w:type="auto"/>
            <w:tcBorders>
              <w:top w:val="nil"/>
              <w:left w:val="nil"/>
              <w:bottom w:val="nil"/>
              <w:right w:val="nil"/>
            </w:tcBorders>
            <w:shd w:val="clear" w:color="000000" w:fill="FFFFFF"/>
            <w:noWrap/>
            <w:vAlign w:val="center"/>
            <w:hideMark/>
          </w:tcPr>
          <w:p w14:paraId="6F0A7A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-4.116***</w:t>
            </w:r>
          </w:p>
        </w:tc>
        <w:tc>
          <w:tcPr>
            <w:tcW w:w="0" w:type="auto"/>
            <w:tcBorders>
              <w:top w:val="nil"/>
              <w:left w:val="nil"/>
              <w:bottom w:val="nil"/>
              <w:right w:val="nil"/>
            </w:tcBorders>
            <w:shd w:val="clear" w:color="000000" w:fill="FFFFFF"/>
            <w:noWrap/>
            <w:vAlign w:val="center"/>
            <w:hideMark/>
          </w:tcPr>
          <w:p w14:paraId="0006CBD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1.805***</w:t>
            </w:r>
          </w:p>
        </w:tc>
        <w:tc>
          <w:tcPr>
            <w:tcW w:w="0" w:type="auto"/>
            <w:tcBorders>
              <w:top w:val="nil"/>
              <w:left w:val="nil"/>
              <w:bottom w:val="nil"/>
              <w:right w:val="nil"/>
            </w:tcBorders>
            <w:shd w:val="clear" w:color="000000" w:fill="FFFFFF"/>
            <w:noWrap/>
            <w:vAlign w:val="center"/>
            <w:hideMark/>
          </w:tcPr>
          <w:p w14:paraId="1FC5B0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w:t>
            </w:r>
          </w:p>
        </w:tc>
      </w:tr>
      <w:tr w:rsidR="009C67F2" w:rsidRPr="00935EAC" w14:paraId="295104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6714E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Sweden</w:t>
            </w:r>
          </w:p>
        </w:tc>
        <w:tc>
          <w:tcPr>
            <w:tcW w:w="0" w:type="auto"/>
            <w:tcBorders>
              <w:top w:val="nil"/>
              <w:left w:val="nil"/>
              <w:bottom w:val="nil"/>
              <w:right w:val="nil"/>
            </w:tcBorders>
            <w:shd w:val="clear" w:color="000000" w:fill="FFFFFF"/>
            <w:noWrap/>
            <w:vAlign w:val="center"/>
            <w:hideMark/>
          </w:tcPr>
          <w:p w14:paraId="53E93D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-1.151</w:t>
            </w:r>
          </w:p>
        </w:tc>
        <w:tc>
          <w:tcPr>
            <w:tcW w:w="0" w:type="auto"/>
            <w:tcBorders>
              <w:top w:val="nil"/>
              <w:left w:val="nil"/>
              <w:bottom w:val="nil"/>
              <w:right w:val="nil"/>
            </w:tcBorders>
            <w:shd w:val="clear" w:color="000000" w:fill="FFFFFF"/>
            <w:noWrap/>
            <w:vAlign w:val="center"/>
            <w:hideMark/>
          </w:tcPr>
          <w:p w14:paraId="35E683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-0.5589</w:t>
            </w:r>
          </w:p>
        </w:tc>
        <w:tc>
          <w:tcPr>
            <w:tcW w:w="0" w:type="auto"/>
            <w:tcBorders>
              <w:top w:val="nil"/>
              <w:left w:val="nil"/>
              <w:bottom w:val="nil"/>
              <w:right w:val="nil"/>
            </w:tcBorders>
            <w:shd w:val="clear" w:color="000000" w:fill="FFFFFF"/>
            <w:noWrap/>
            <w:vAlign w:val="center"/>
            <w:hideMark/>
          </w:tcPr>
          <w:p w14:paraId="675BE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4BCC2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-11.17*</w:t>
            </w:r>
          </w:p>
        </w:tc>
        <w:tc>
          <w:tcPr>
            <w:tcW w:w="0" w:type="auto"/>
            <w:tcBorders>
              <w:top w:val="nil"/>
              <w:left w:val="nil"/>
              <w:bottom w:val="nil"/>
              <w:right w:val="nil"/>
            </w:tcBorders>
            <w:shd w:val="clear" w:color="000000" w:fill="FFFFFF"/>
            <w:noWrap/>
            <w:vAlign w:val="center"/>
            <w:hideMark/>
          </w:tcPr>
          <w:p w14:paraId="72ADDB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-2.155</w:t>
            </w:r>
          </w:p>
        </w:tc>
        <w:tc>
          <w:tcPr>
            <w:tcW w:w="0" w:type="auto"/>
            <w:tcBorders>
              <w:top w:val="nil"/>
              <w:left w:val="nil"/>
              <w:bottom w:val="nil"/>
              <w:right w:val="nil"/>
            </w:tcBorders>
            <w:shd w:val="clear" w:color="000000" w:fill="FFFFFF"/>
            <w:noWrap/>
            <w:vAlign w:val="center"/>
            <w:hideMark/>
          </w:tcPr>
          <w:p w14:paraId="12BEAC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13.55***</w:t>
            </w:r>
          </w:p>
        </w:tc>
        <w:tc>
          <w:tcPr>
            <w:tcW w:w="0" w:type="auto"/>
            <w:tcBorders>
              <w:top w:val="nil"/>
              <w:left w:val="nil"/>
              <w:bottom w:val="nil"/>
              <w:right w:val="nil"/>
            </w:tcBorders>
            <w:shd w:val="clear" w:color="000000" w:fill="FFFFFF"/>
            <w:noWrap/>
            <w:vAlign w:val="center"/>
            <w:hideMark/>
          </w:tcPr>
          <w:p w14:paraId="37F767A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5A38AB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20EC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Switzerland</w:t>
            </w:r>
          </w:p>
        </w:tc>
        <w:tc>
          <w:tcPr>
            <w:tcW w:w="0" w:type="auto"/>
            <w:tcBorders>
              <w:top w:val="nil"/>
              <w:left w:val="nil"/>
              <w:bottom w:val="nil"/>
              <w:right w:val="nil"/>
            </w:tcBorders>
            <w:shd w:val="clear" w:color="000000" w:fill="FFFFFF"/>
            <w:noWrap/>
            <w:vAlign w:val="center"/>
            <w:hideMark/>
          </w:tcPr>
          <w:p w14:paraId="1E2B40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-4.003***</w:t>
            </w:r>
          </w:p>
        </w:tc>
        <w:tc>
          <w:tcPr>
            <w:tcW w:w="0" w:type="auto"/>
            <w:tcBorders>
              <w:top w:val="nil"/>
              <w:left w:val="nil"/>
              <w:bottom w:val="nil"/>
              <w:right w:val="nil"/>
            </w:tcBorders>
            <w:shd w:val="clear" w:color="000000" w:fill="FFFFFF"/>
            <w:noWrap/>
            <w:vAlign w:val="center"/>
            <w:hideMark/>
          </w:tcPr>
          <w:p w14:paraId="7C4B29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-1.583</w:t>
            </w:r>
          </w:p>
        </w:tc>
        <w:tc>
          <w:tcPr>
            <w:tcW w:w="0" w:type="auto"/>
            <w:tcBorders>
              <w:top w:val="nil"/>
              <w:left w:val="nil"/>
              <w:bottom w:val="nil"/>
              <w:right w:val="nil"/>
            </w:tcBorders>
            <w:shd w:val="clear" w:color="000000" w:fill="FFFFFF"/>
            <w:noWrap/>
            <w:vAlign w:val="center"/>
            <w:hideMark/>
          </w:tcPr>
          <w:p w14:paraId="6A7EB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-7.724***</w:t>
            </w:r>
          </w:p>
        </w:tc>
        <w:tc>
          <w:tcPr>
            <w:tcW w:w="0" w:type="auto"/>
            <w:tcBorders>
              <w:top w:val="nil"/>
              <w:left w:val="nil"/>
              <w:bottom w:val="nil"/>
              <w:right w:val="nil"/>
            </w:tcBorders>
            <w:shd w:val="clear" w:color="000000" w:fill="FFFFFF"/>
            <w:noWrap/>
            <w:vAlign w:val="center"/>
            <w:hideMark/>
          </w:tcPr>
          <w:p w14:paraId="19F816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-93.14***</w:t>
            </w:r>
          </w:p>
        </w:tc>
        <w:tc>
          <w:tcPr>
            <w:tcW w:w="0" w:type="auto"/>
            <w:tcBorders>
              <w:top w:val="nil"/>
              <w:left w:val="nil"/>
              <w:bottom w:val="nil"/>
              <w:right w:val="nil"/>
            </w:tcBorders>
            <w:shd w:val="clear" w:color="000000" w:fill="FFFFFF"/>
            <w:noWrap/>
            <w:vAlign w:val="center"/>
            <w:hideMark/>
          </w:tcPr>
          <w:p w14:paraId="5D8B84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-4.374***</w:t>
            </w:r>
          </w:p>
        </w:tc>
        <w:tc>
          <w:tcPr>
            <w:tcW w:w="0" w:type="auto"/>
            <w:tcBorders>
              <w:top w:val="nil"/>
              <w:left w:val="nil"/>
              <w:bottom w:val="nil"/>
              <w:right w:val="nil"/>
            </w:tcBorders>
            <w:shd w:val="clear" w:color="000000" w:fill="FFFFFF"/>
            <w:noWrap/>
            <w:vAlign w:val="center"/>
            <w:hideMark/>
          </w:tcPr>
          <w:p w14:paraId="4C6FB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4.598***</w:t>
            </w:r>
          </w:p>
        </w:tc>
        <w:tc>
          <w:tcPr>
            <w:tcW w:w="0" w:type="auto"/>
            <w:tcBorders>
              <w:top w:val="nil"/>
              <w:left w:val="nil"/>
              <w:bottom w:val="nil"/>
              <w:right w:val="nil"/>
            </w:tcBorders>
            <w:shd w:val="clear" w:color="000000" w:fill="FFFFFF"/>
            <w:noWrap/>
            <w:vAlign w:val="center"/>
            <w:hideMark/>
          </w:tcPr>
          <w:p w14:paraId="754510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07E9B1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E0DE9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Taiwan</w:t>
            </w:r>
          </w:p>
        </w:tc>
        <w:tc>
          <w:tcPr>
            <w:tcW w:w="0" w:type="auto"/>
            <w:tcBorders>
              <w:top w:val="nil"/>
              <w:left w:val="nil"/>
              <w:bottom w:val="nil"/>
              <w:right w:val="nil"/>
            </w:tcBorders>
            <w:shd w:val="clear" w:color="000000" w:fill="FFFFFF"/>
            <w:noWrap/>
            <w:vAlign w:val="center"/>
            <w:hideMark/>
          </w:tcPr>
          <w:p w14:paraId="16B80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-2.306</w:t>
            </w:r>
          </w:p>
        </w:tc>
        <w:tc>
          <w:tcPr>
            <w:tcW w:w="0" w:type="auto"/>
            <w:tcBorders>
              <w:top w:val="nil"/>
              <w:left w:val="nil"/>
              <w:bottom w:val="nil"/>
              <w:right w:val="nil"/>
            </w:tcBorders>
            <w:shd w:val="clear" w:color="000000" w:fill="FFFFFF"/>
            <w:noWrap/>
            <w:vAlign w:val="center"/>
            <w:hideMark/>
          </w:tcPr>
          <w:p w14:paraId="2CA853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-0.7968</w:t>
            </w:r>
          </w:p>
        </w:tc>
        <w:tc>
          <w:tcPr>
            <w:tcW w:w="0" w:type="auto"/>
            <w:tcBorders>
              <w:top w:val="nil"/>
              <w:left w:val="nil"/>
              <w:bottom w:val="nil"/>
              <w:right w:val="nil"/>
            </w:tcBorders>
            <w:shd w:val="clear" w:color="000000" w:fill="FFFFFF"/>
            <w:noWrap/>
            <w:vAlign w:val="center"/>
            <w:hideMark/>
          </w:tcPr>
          <w:p w14:paraId="50879B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-3.647***</w:t>
            </w:r>
          </w:p>
        </w:tc>
        <w:tc>
          <w:tcPr>
            <w:tcW w:w="0" w:type="auto"/>
            <w:tcBorders>
              <w:top w:val="nil"/>
              <w:left w:val="nil"/>
              <w:bottom w:val="nil"/>
              <w:right w:val="nil"/>
            </w:tcBorders>
            <w:shd w:val="clear" w:color="000000" w:fill="FFFFFF"/>
            <w:noWrap/>
            <w:vAlign w:val="center"/>
            <w:hideMark/>
          </w:tcPr>
          <w:p w14:paraId="7D72CA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-20.24**</w:t>
            </w:r>
          </w:p>
        </w:tc>
        <w:tc>
          <w:tcPr>
            <w:tcW w:w="0" w:type="auto"/>
            <w:tcBorders>
              <w:top w:val="nil"/>
              <w:left w:val="nil"/>
              <w:bottom w:val="nil"/>
              <w:right w:val="nil"/>
            </w:tcBorders>
            <w:shd w:val="clear" w:color="000000" w:fill="FFFFFF"/>
            <w:noWrap/>
            <w:vAlign w:val="center"/>
            <w:hideMark/>
          </w:tcPr>
          <w:p w14:paraId="37D01F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-1.776</w:t>
            </w:r>
          </w:p>
        </w:tc>
        <w:tc>
          <w:tcPr>
            <w:tcW w:w="0" w:type="auto"/>
            <w:tcBorders>
              <w:top w:val="nil"/>
              <w:left w:val="nil"/>
              <w:bottom w:val="nil"/>
              <w:right w:val="nil"/>
            </w:tcBorders>
            <w:shd w:val="clear" w:color="000000" w:fill="FFFFFF"/>
            <w:noWrap/>
            <w:vAlign w:val="center"/>
            <w:hideMark/>
          </w:tcPr>
          <w:p w14:paraId="46502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2.004***</w:t>
            </w:r>
          </w:p>
        </w:tc>
        <w:tc>
          <w:tcPr>
            <w:tcW w:w="0" w:type="auto"/>
            <w:tcBorders>
              <w:top w:val="nil"/>
              <w:left w:val="nil"/>
              <w:bottom w:val="nil"/>
              <w:right w:val="nil"/>
            </w:tcBorders>
            <w:shd w:val="clear" w:color="000000" w:fill="FFFFFF"/>
            <w:noWrap/>
            <w:vAlign w:val="center"/>
            <w:hideMark/>
          </w:tcPr>
          <w:p w14:paraId="0BA47D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w:t>
            </w:r>
          </w:p>
        </w:tc>
      </w:tr>
      <w:tr w:rsidR="009C67F2" w:rsidRPr="00935EAC" w14:paraId="28DE71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40FFC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Thailand</w:t>
            </w:r>
          </w:p>
        </w:tc>
        <w:tc>
          <w:tcPr>
            <w:tcW w:w="0" w:type="auto"/>
            <w:tcBorders>
              <w:top w:val="nil"/>
              <w:left w:val="nil"/>
              <w:bottom w:val="nil"/>
              <w:right w:val="nil"/>
            </w:tcBorders>
            <w:shd w:val="clear" w:color="000000" w:fill="FFFFFF"/>
            <w:noWrap/>
            <w:vAlign w:val="center"/>
            <w:hideMark/>
          </w:tcPr>
          <w:p w14:paraId="045390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-2.453</w:t>
            </w:r>
          </w:p>
        </w:tc>
        <w:tc>
          <w:tcPr>
            <w:tcW w:w="0" w:type="auto"/>
            <w:tcBorders>
              <w:top w:val="nil"/>
              <w:left w:val="nil"/>
              <w:bottom w:val="nil"/>
              <w:right w:val="nil"/>
            </w:tcBorders>
            <w:shd w:val="clear" w:color="000000" w:fill="FFFFFF"/>
            <w:noWrap/>
            <w:vAlign w:val="center"/>
            <w:hideMark/>
          </w:tcPr>
          <w:p w14:paraId="14E9D2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-2.224**</w:t>
            </w:r>
          </w:p>
        </w:tc>
        <w:tc>
          <w:tcPr>
            <w:tcW w:w="0" w:type="auto"/>
            <w:tcBorders>
              <w:top w:val="nil"/>
              <w:left w:val="nil"/>
              <w:bottom w:val="nil"/>
              <w:right w:val="nil"/>
            </w:tcBorders>
            <w:shd w:val="clear" w:color="000000" w:fill="FFFFFF"/>
            <w:noWrap/>
            <w:vAlign w:val="center"/>
            <w:hideMark/>
          </w:tcPr>
          <w:p w14:paraId="694975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-3.06**</w:t>
            </w:r>
          </w:p>
        </w:tc>
        <w:tc>
          <w:tcPr>
            <w:tcW w:w="0" w:type="auto"/>
            <w:tcBorders>
              <w:top w:val="nil"/>
              <w:left w:val="nil"/>
              <w:bottom w:val="nil"/>
              <w:right w:val="nil"/>
            </w:tcBorders>
            <w:shd w:val="clear" w:color="000000" w:fill="FFFFFF"/>
            <w:noWrap/>
            <w:vAlign w:val="center"/>
            <w:hideMark/>
          </w:tcPr>
          <w:p w14:paraId="423D7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A3C8B8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-3.497**</w:t>
            </w:r>
          </w:p>
        </w:tc>
        <w:tc>
          <w:tcPr>
            <w:tcW w:w="0" w:type="auto"/>
            <w:tcBorders>
              <w:top w:val="nil"/>
              <w:left w:val="nil"/>
              <w:bottom w:val="nil"/>
              <w:right w:val="nil"/>
            </w:tcBorders>
            <w:shd w:val="clear" w:color="000000" w:fill="FFFFFF"/>
            <w:noWrap/>
            <w:vAlign w:val="center"/>
            <w:hideMark/>
          </w:tcPr>
          <w:p w14:paraId="0FC248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8.055***</w:t>
            </w:r>
          </w:p>
        </w:tc>
        <w:tc>
          <w:tcPr>
            <w:tcW w:w="0" w:type="auto"/>
            <w:tcBorders>
              <w:top w:val="nil"/>
              <w:left w:val="nil"/>
              <w:bottom w:val="nil"/>
              <w:right w:val="nil"/>
            </w:tcBorders>
            <w:shd w:val="clear" w:color="000000" w:fill="FFFFFF"/>
            <w:noWrap/>
            <w:vAlign w:val="center"/>
            <w:hideMark/>
          </w:tcPr>
          <w:p w14:paraId="2B70FE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28A54B9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8AC48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Turkey</w:t>
            </w:r>
          </w:p>
        </w:tc>
        <w:tc>
          <w:tcPr>
            <w:tcW w:w="0" w:type="auto"/>
            <w:tcBorders>
              <w:top w:val="nil"/>
              <w:left w:val="nil"/>
              <w:bottom w:val="nil"/>
              <w:right w:val="nil"/>
            </w:tcBorders>
            <w:shd w:val="clear" w:color="000000" w:fill="FFFFFF"/>
            <w:noWrap/>
            <w:vAlign w:val="center"/>
            <w:hideMark/>
          </w:tcPr>
          <w:p w14:paraId="046DAC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-2.272</w:t>
            </w:r>
          </w:p>
        </w:tc>
        <w:tc>
          <w:tcPr>
            <w:tcW w:w="0" w:type="auto"/>
            <w:tcBorders>
              <w:top w:val="nil"/>
              <w:left w:val="nil"/>
              <w:bottom w:val="nil"/>
              <w:right w:val="nil"/>
            </w:tcBorders>
            <w:shd w:val="clear" w:color="000000" w:fill="FFFFFF"/>
            <w:noWrap/>
            <w:vAlign w:val="center"/>
            <w:hideMark/>
          </w:tcPr>
          <w:p w14:paraId="7E7900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-2.172**</w:t>
            </w:r>
          </w:p>
        </w:tc>
        <w:tc>
          <w:tcPr>
            <w:tcW w:w="0" w:type="auto"/>
            <w:tcBorders>
              <w:top w:val="nil"/>
              <w:left w:val="nil"/>
              <w:bottom w:val="nil"/>
              <w:right w:val="nil"/>
            </w:tcBorders>
            <w:shd w:val="clear" w:color="000000" w:fill="FFFFFF"/>
            <w:noWrap/>
            <w:vAlign w:val="center"/>
            <w:hideMark/>
          </w:tcPr>
          <w:p w14:paraId="03128E1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-4.392***</w:t>
            </w:r>
          </w:p>
        </w:tc>
        <w:tc>
          <w:tcPr>
            <w:tcW w:w="0" w:type="auto"/>
            <w:tcBorders>
              <w:top w:val="nil"/>
              <w:left w:val="nil"/>
              <w:bottom w:val="nil"/>
              <w:right w:val="nil"/>
            </w:tcBorders>
            <w:shd w:val="clear" w:color="000000" w:fill="FFFFFF"/>
            <w:noWrap/>
            <w:vAlign w:val="center"/>
            <w:hideMark/>
          </w:tcPr>
          <w:p w14:paraId="79E12A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4E1BA7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5F443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2.682***</w:t>
            </w:r>
          </w:p>
        </w:tc>
        <w:tc>
          <w:tcPr>
            <w:tcW w:w="0" w:type="auto"/>
            <w:tcBorders>
              <w:top w:val="nil"/>
              <w:left w:val="nil"/>
              <w:bottom w:val="nil"/>
              <w:right w:val="nil"/>
            </w:tcBorders>
            <w:shd w:val="clear" w:color="000000" w:fill="FFFFFF"/>
            <w:noWrap/>
            <w:vAlign w:val="center"/>
            <w:hideMark/>
          </w:tcPr>
          <w:p w14:paraId="56D79CC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152</w:t>
            </w:r>
          </w:p>
        </w:tc>
      </w:tr>
      <w:tr w:rsidR="009C67F2" w:rsidRPr="00935EAC" w14:paraId="3B72E5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51B1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Kingdom</w:t>
            </w:r>
          </w:p>
        </w:tc>
        <w:tc>
          <w:tcPr>
            <w:tcW w:w="0" w:type="auto"/>
            <w:tcBorders>
              <w:top w:val="nil"/>
              <w:left w:val="nil"/>
              <w:bottom w:val="nil"/>
              <w:right w:val="nil"/>
            </w:tcBorders>
            <w:shd w:val="clear" w:color="000000" w:fill="FFFFFF"/>
            <w:noWrap/>
            <w:vAlign w:val="center"/>
            <w:hideMark/>
          </w:tcPr>
          <w:p w14:paraId="211461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25EAAD8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-2.115**</w:t>
            </w:r>
          </w:p>
        </w:tc>
        <w:tc>
          <w:tcPr>
            <w:tcW w:w="0" w:type="auto"/>
            <w:tcBorders>
              <w:top w:val="nil"/>
              <w:left w:val="nil"/>
              <w:bottom w:val="nil"/>
              <w:right w:val="nil"/>
            </w:tcBorders>
            <w:shd w:val="clear" w:color="000000" w:fill="FFFFFF"/>
            <w:noWrap/>
            <w:vAlign w:val="center"/>
            <w:hideMark/>
          </w:tcPr>
          <w:p w14:paraId="3710C5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-5.78***</w:t>
            </w:r>
          </w:p>
        </w:tc>
        <w:tc>
          <w:tcPr>
            <w:tcW w:w="0" w:type="auto"/>
            <w:tcBorders>
              <w:top w:val="nil"/>
              <w:left w:val="nil"/>
              <w:bottom w:val="nil"/>
              <w:right w:val="nil"/>
            </w:tcBorders>
            <w:shd w:val="clear" w:color="000000" w:fill="FFFFFF"/>
            <w:noWrap/>
            <w:vAlign w:val="center"/>
            <w:hideMark/>
          </w:tcPr>
          <w:p w14:paraId="1987D3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-59.6***</w:t>
            </w:r>
          </w:p>
        </w:tc>
        <w:tc>
          <w:tcPr>
            <w:tcW w:w="0" w:type="auto"/>
            <w:tcBorders>
              <w:top w:val="nil"/>
              <w:left w:val="nil"/>
              <w:bottom w:val="nil"/>
              <w:right w:val="nil"/>
            </w:tcBorders>
            <w:shd w:val="clear" w:color="000000" w:fill="FFFFFF"/>
            <w:noWrap/>
            <w:vAlign w:val="center"/>
            <w:hideMark/>
          </w:tcPr>
          <w:p w14:paraId="0AD519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-3.632***</w:t>
            </w:r>
          </w:p>
        </w:tc>
        <w:tc>
          <w:tcPr>
            <w:tcW w:w="0" w:type="auto"/>
            <w:tcBorders>
              <w:top w:val="nil"/>
              <w:left w:val="nil"/>
              <w:bottom w:val="nil"/>
              <w:right w:val="nil"/>
            </w:tcBorders>
            <w:shd w:val="clear" w:color="000000" w:fill="FFFFFF"/>
            <w:noWrap/>
            <w:vAlign w:val="center"/>
            <w:hideMark/>
          </w:tcPr>
          <w:p w14:paraId="2C52F9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10.82***</w:t>
            </w:r>
          </w:p>
        </w:tc>
        <w:tc>
          <w:tcPr>
            <w:tcW w:w="0" w:type="auto"/>
            <w:tcBorders>
              <w:top w:val="nil"/>
              <w:left w:val="nil"/>
              <w:bottom w:val="nil"/>
              <w:right w:val="nil"/>
            </w:tcBorders>
            <w:shd w:val="clear" w:color="000000" w:fill="FFFFFF"/>
            <w:noWrap/>
            <w:vAlign w:val="center"/>
            <w:hideMark/>
          </w:tcPr>
          <w:p w14:paraId="0645B66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00C0761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7A0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States</w:t>
            </w:r>
          </w:p>
        </w:tc>
        <w:tc>
          <w:tcPr>
            <w:tcW w:w="0" w:type="auto"/>
            <w:tcBorders>
              <w:top w:val="nil"/>
              <w:left w:val="nil"/>
              <w:bottom w:val="nil"/>
              <w:right w:val="nil"/>
            </w:tcBorders>
            <w:shd w:val="clear" w:color="000000" w:fill="FFFFFF"/>
            <w:noWrap/>
            <w:vAlign w:val="center"/>
            <w:hideMark/>
          </w:tcPr>
          <w:p w14:paraId="083F85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-1.797</w:t>
            </w:r>
          </w:p>
        </w:tc>
        <w:tc>
          <w:tcPr>
            <w:tcW w:w="0" w:type="auto"/>
            <w:tcBorders>
              <w:top w:val="nil"/>
              <w:left w:val="nil"/>
              <w:bottom w:val="nil"/>
              <w:right w:val="nil"/>
            </w:tcBorders>
            <w:shd w:val="clear" w:color="000000" w:fill="FFFFFF"/>
            <w:noWrap/>
            <w:vAlign w:val="center"/>
            <w:hideMark/>
          </w:tcPr>
          <w:p w14:paraId="07E4E0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-0.4857</w:t>
            </w:r>
          </w:p>
        </w:tc>
        <w:tc>
          <w:tcPr>
            <w:tcW w:w="0" w:type="auto"/>
            <w:tcBorders>
              <w:top w:val="nil"/>
              <w:left w:val="nil"/>
              <w:bottom w:val="nil"/>
              <w:right w:val="nil"/>
            </w:tcBorders>
            <w:shd w:val="clear" w:color="000000" w:fill="FFFFFF"/>
            <w:noWrap/>
            <w:vAlign w:val="center"/>
            <w:hideMark/>
          </w:tcPr>
          <w:p w14:paraId="72853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-1.344</w:t>
            </w:r>
          </w:p>
        </w:tc>
        <w:tc>
          <w:tcPr>
            <w:tcW w:w="0" w:type="auto"/>
            <w:tcBorders>
              <w:top w:val="nil"/>
              <w:left w:val="nil"/>
              <w:bottom w:val="nil"/>
              <w:right w:val="nil"/>
            </w:tcBorders>
            <w:shd w:val="clear" w:color="000000" w:fill="FFFFFF"/>
            <w:noWrap/>
            <w:vAlign w:val="center"/>
            <w:hideMark/>
          </w:tcPr>
          <w:p w14:paraId="7BA018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-3.841</w:t>
            </w:r>
          </w:p>
        </w:tc>
        <w:tc>
          <w:tcPr>
            <w:tcW w:w="0" w:type="auto"/>
            <w:tcBorders>
              <w:top w:val="nil"/>
              <w:left w:val="nil"/>
              <w:bottom w:val="nil"/>
              <w:right w:val="nil"/>
            </w:tcBorders>
            <w:shd w:val="clear" w:color="000000" w:fill="FFFFFF"/>
            <w:noWrap/>
            <w:vAlign w:val="center"/>
            <w:hideMark/>
          </w:tcPr>
          <w:p w14:paraId="47CEF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-2.834*</w:t>
            </w:r>
          </w:p>
        </w:tc>
        <w:tc>
          <w:tcPr>
            <w:tcW w:w="0" w:type="auto"/>
            <w:tcBorders>
              <w:top w:val="nil"/>
              <w:left w:val="nil"/>
              <w:bottom w:val="nil"/>
              <w:right w:val="nil"/>
            </w:tcBorders>
            <w:shd w:val="clear" w:color="000000" w:fill="FFFFFF"/>
            <w:noWrap/>
            <w:vAlign w:val="center"/>
            <w:hideMark/>
          </w:tcPr>
          <w:p w14:paraId="692A48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w:t>
            </w:r>
          </w:p>
        </w:tc>
        <w:tc>
          <w:tcPr>
            <w:tcW w:w="0" w:type="auto"/>
            <w:tcBorders>
              <w:top w:val="nil"/>
              <w:left w:val="nil"/>
              <w:bottom w:val="nil"/>
              <w:right w:val="nil"/>
            </w:tcBorders>
            <w:shd w:val="clear" w:color="000000" w:fill="FFFFFF"/>
            <w:noWrap/>
            <w:vAlign w:val="center"/>
            <w:hideMark/>
          </w:tcPr>
          <w:p w14:paraId="161A0F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2788B00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7FEA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Uruguay</w:t>
            </w:r>
          </w:p>
        </w:tc>
        <w:tc>
          <w:tcPr>
            <w:tcW w:w="0" w:type="auto"/>
            <w:tcBorders>
              <w:top w:val="nil"/>
              <w:left w:val="nil"/>
              <w:bottom w:val="nil"/>
              <w:right w:val="nil"/>
            </w:tcBorders>
            <w:shd w:val="clear" w:color="000000" w:fill="FFFFFF"/>
            <w:noWrap/>
            <w:vAlign w:val="center"/>
            <w:hideMark/>
          </w:tcPr>
          <w:p w14:paraId="3060E5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-3.481***</w:t>
            </w:r>
          </w:p>
        </w:tc>
        <w:tc>
          <w:tcPr>
            <w:tcW w:w="0" w:type="auto"/>
            <w:tcBorders>
              <w:top w:val="nil"/>
              <w:left w:val="nil"/>
              <w:bottom w:val="nil"/>
              <w:right w:val="nil"/>
            </w:tcBorders>
            <w:shd w:val="clear" w:color="000000" w:fill="FFFFFF"/>
            <w:noWrap/>
            <w:vAlign w:val="center"/>
            <w:hideMark/>
          </w:tcPr>
          <w:p w14:paraId="104B18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-3.423***</w:t>
            </w:r>
          </w:p>
        </w:tc>
        <w:tc>
          <w:tcPr>
            <w:tcW w:w="0" w:type="auto"/>
            <w:tcBorders>
              <w:top w:val="nil"/>
              <w:left w:val="nil"/>
              <w:bottom w:val="nil"/>
              <w:right w:val="nil"/>
            </w:tcBorders>
            <w:shd w:val="clear" w:color="000000" w:fill="FFFFFF"/>
            <w:noWrap/>
            <w:vAlign w:val="center"/>
            <w:hideMark/>
          </w:tcPr>
          <w:p w14:paraId="2BFD23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-3.887***</w:t>
            </w:r>
          </w:p>
        </w:tc>
        <w:tc>
          <w:tcPr>
            <w:tcW w:w="0" w:type="auto"/>
            <w:tcBorders>
              <w:top w:val="nil"/>
              <w:left w:val="nil"/>
              <w:bottom w:val="nil"/>
              <w:right w:val="nil"/>
            </w:tcBorders>
            <w:shd w:val="clear" w:color="000000" w:fill="FFFFFF"/>
            <w:noWrap/>
            <w:vAlign w:val="center"/>
            <w:hideMark/>
          </w:tcPr>
          <w:p w14:paraId="2954EE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-26.21***</w:t>
            </w:r>
          </w:p>
        </w:tc>
        <w:tc>
          <w:tcPr>
            <w:tcW w:w="0" w:type="auto"/>
            <w:tcBorders>
              <w:top w:val="nil"/>
              <w:left w:val="nil"/>
              <w:bottom w:val="nil"/>
              <w:right w:val="nil"/>
            </w:tcBorders>
            <w:shd w:val="clear" w:color="000000" w:fill="FFFFFF"/>
            <w:noWrap/>
            <w:vAlign w:val="center"/>
            <w:hideMark/>
          </w:tcPr>
          <w:p w14:paraId="3A453D2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-3.461**</w:t>
            </w:r>
          </w:p>
        </w:tc>
        <w:tc>
          <w:tcPr>
            <w:tcW w:w="0" w:type="auto"/>
            <w:tcBorders>
              <w:top w:val="nil"/>
              <w:left w:val="nil"/>
              <w:bottom w:val="nil"/>
              <w:right w:val="nil"/>
            </w:tcBorders>
            <w:shd w:val="clear" w:color="000000" w:fill="FFFFFF"/>
            <w:noWrap/>
            <w:vAlign w:val="center"/>
            <w:hideMark/>
          </w:tcPr>
          <w:p w14:paraId="0D48FA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0.6034**</w:t>
            </w:r>
          </w:p>
        </w:tc>
        <w:tc>
          <w:tcPr>
            <w:tcW w:w="0" w:type="auto"/>
            <w:tcBorders>
              <w:top w:val="nil"/>
              <w:left w:val="nil"/>
              <w:bottom w:val="nil"/>
              <w:right w:val="nil"/>
            </w:tcBorders>
            <w:shd w:val="clear" w:color="000000" w:fill="FFFFFF"/>
            <w:noWrap/>
            <w:vAlign w:val="center"/>
            <w:hideMark/>
          </w:tcPr>
          <w:p w14:paraId="43BC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5DDFFDA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5DC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Venezuela RB</w:t>
            </w:r>
          </w:p>
        </w:tc>
        <w:tc>
          <w:tcPr>
            <w:tcW w:w="0" w:type="auto"/>
            <w:tcBorders>
              <w:top w:val="nil"/>
              <w:left w:val="nil"/>
              <w:bottom w:val="nil"/>
              <w:right w:val="nil"/>
            </w:tcBorders>
            <w:shd w:val="clear" w:color="000000" w:fill="FFFFFF"/>
            <w:noWrap/>
            <w:vAlign w:val="center"/>
            <w:hideMark/>
          </w:tcPr>
          <w:p w14:paraId="447714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-2.09</w:t>
            </w:r>
          </w:p>
        </w:tc>
        <w:tc>
          <w:tcPr>
            <w:tcW w:w="0" w:type="auto"/>
            <w:tcBorders>
              <w:top w:val="nil"/>
              <w:left w:val="nil"/>
              <w:bottom w:val="nil"/>
              <w:right w:val="nil"/>
            </w:tcBorders>
            <w:shd w:val="clear" w:color="000000" w:fill="FFFFFF"/>
            <w:noWrap/>
            <w:vAlign w:val="center"/>
            <w:hideMark/>
          </w:tcPr>
          <w:p w14:paraId="2765B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-1.598</w:t>
            </w:r>
          </w:p>
        </w:tc>
        <w:tc>
          <w:tcPr>
            <w:tcW w:w="0" w:type="auto"/>
            <w:tcBorders>
              <w:top w:val="nil"/>
              <w:left w:val="nil"/>
              <w:bottom w:val="nil"/>
              <w:right w:val="nil"/>
            </w:tcBorders>
            <w:shd w:val="clear" w:color="000000" w:fill="FFFFFF"/>
            <w:noWrap/>
            <w:vAlign w:val="center"/>
            <w:hideMark/>
          </w:tcPr>
          <w:p w14:paraId="04C25B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-5.032***</w:t>
            </w:r>
          </w:p>
        </w:tc>
        <w:tc>
          <w:tcPr>
            <w:tcW w:w="0" w:type="auto"/>
            <w:tcBorders>
              <w:top w:val="nil"/>
              <w:left w:val="nil"/>
              <w:bottom w:val="nil"/>
              <w:right w:val="nil"/>
            </w:tcBorders>
            <w:shd w:val="clear" w:color="000000" w:fill="FFFFFF"/>
            <w:noWrap/>
            <w:vAlign w:val="center"/>
            <w:hideMark/>
          </w:tcPr>
          <w:p w14:paraId="2F4DE7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-39.79***</w:t>
            </w:r>
          </w:p>
        </w:tc>
        <w:tc>
          <w:tcPr>
            <w:tcW w:w="0" w:type="auto"/>
            <w:tcBorders>
              <w:top w:val="nil"/>
              <w:left w:val="nil"/>
              <w:bottom w:val="nil"/>
              <w:right w:val="nil"/>
            </w:tcBorders>
            <w:shd w:val="clear" w:color="000000" w:fill="FFFFFF"/>
            <w:noWrap/>
            <w:vAlign w:val="center"/>
            <w:hideMark/>
          </w:tcPr>
          <w:p w14:paraId="5ABA91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-2.142</w:t>
            </w:r>
          </w:p>
        </w:tc>
        <w:tc>
          <w:tcPr>
            <w:tcW w:w="0" w:type="auto"/>
            <w:tcBorders>
              <w:top w:val="nil"/>
              <w:left w:val="nil"/>
              <w:bottom w:val="nil"/>
              <w:right w:val="nil"/>
            </w:tcBorders>
            <w:shd w:val="clear" w:color="000000" w:fill="FFFFFF"/>
            <w:noWrap/>
            <w:vAlign w:val="center"/>
            <w:hideMark/>
          </w:tcPr>
          <w:p w14:paraId="425F64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0.5123**</w:t>
            </w:r>
          </w:p>
        </w:tc>
        <w:tc>
          <w:tcPr>
            <w:tcW w:w="0" w:type="auto"/>
            <w:tcBorders>
              <w:top w:val="nil"/>
              <w:left w:val="nil"/>
              <w:bottom w:val="nil"/>
              <w:right w:val="nil"/>
            </w:tcBorders>
            <w:shd w:val="clear" w:color="000000" w:fill="FFFFFF"/>
            <w:noWrap/>
            <w:vAlign w:val="center"/>
            <w:hideMark/>
          </w:tcPr>
          <w:p w14:paraId="6098B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3CE590BA" w14:textId="77777777" w:rsidTr="0073265E">
        <w:trPr>
          <w:trHeight w:val="20"/>
          <w:jc w:val="center"/>
        </w:trPr>
        <w:tc>
          <w:tcPr>
            <w:tcW w:w="0" w:type="auto"/>
            <w:tcBorders>
              <w:top w:val="nil"/>
              <w:left w:val="nil"/>
              <w:bottom w:val="single" w:sz="8" w:space="0" w:color="auto"/>
              <w:right w:val="nil"/>
            </w:tcBorders>
            <w:shd w:val="clear" w:color="000000" w:fill="FFFFFF"/>
            <w:noWrap/>
            <w:vAlign w:val="center"/>
            <w:hideMark/>
          </w:tcPr>
          <w:p w14:paraId="7513E50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Vietnam</w:t>
            </w:r>
          </w:p>
        </w:tc>
        <w:tc>
          <w:tcPr>
            <w:tcW w:w="0" w:type="auto"/>
            <w:tcBorders>
              <w:top w:val="nil"/>
              <w:left w:val="nil"/>
              <w:bottom w:val="single" w:sz="8" w:space="0" w:color="auto"/>
              <w:right w:val="nil"/>
            </w:tcBorders>
            <w:shd w:val="clear" w:color="000000" w:fill="FFFFFF"/>
            <w:noWrap/>
            <w:vAlign w:val="center"/>
            <w:hideMark/>
          </w:tcPr>
          <w:p w14:paraId="174668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-2.817*</w:t>
            </w:r>
          </w:p>
        </w:tc>
        <w:tc>
          <w:tcPr>
            <w:tcW w:w="0" w:type="auto"/>
            <w:tcBorders>
              <w:top w:val="nil"/>
              <w:left w:val="nil"/>
              <w:bottom w:val="single" w:sz="8" w:space="0" w:color="auto"/>
              <w:right w:val="nil"/>
            </w:tcBorders>
            <w:shd w:val="clear" w:color="000000" w:fill="FFFFFF"/>
            <w:noWrap/>
            <w:vAlign w:val="center"/>
            <w:hideMark/>
          </w:tcPr>
          <w:p w14:paraId="0324F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-0.7119</w:t>
            </w:r>
          </w:p>
        </w:tc>
        <w:tc>
          <w:tcPr>
            <w:tcW w:w="0" w:type="auto"/>
            <w:tcBorders>
              <w:top w:val="nil"/>
              <w:left w:val="nil"/>
              <w:bottom w:val="single" w:sz="8" w:space="0" w:color="auto"/>
              <w:right w:val="nil"/>
            </w:tcBorders>
            <w:shd w:val="clear" w:color="000000" w:fill="FFFFFF"/>
            <w:noWrap/>
            <w:vAlign w:val="center"/>
            <w:hideMark/>
          </w:tcPr>
          <w:p w14:paraId="3B25F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-4.707***</w:t>
            </w:r>
          </w:p>
        </w:tc>
        <w:tc>
          <w:tcPr>
            <w:tcW w:w="0" w:type="auto"/>
            <w:tcBorders>
              <w:top w:val="nil"/>
              <w:left w:val="nil"/>
              <w:bottom w:val="single" w:sz="8" w:space="0" w:color="auto"/>
              <w:right w:val="nil"/>
            </w:tcBorders>
            <w:shd w:val="clear" w:color="000000" w:fill="FFFFFF"/>
            <w:noWrap/>
            <w:vAlign w:val="center"/>
            <w:hideMark/>
          </w:tcPr>
          <w:p w14:paraId="3AFA5F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-35.65***</w:t>
            </w:r>
          </w:p>
        </w:tc>
        <w:tc>
          <w:tcPr>
            <w:tcW w:w="0" w:type="auto"/>
            <w:tcBorders>
              <w:top w:val="nil"/>
              <w:left w:val="nil"/>
              <w:bottom w:val="single" w:sz="8" w:space="0" w:color="auto"/>
              <w:right w:val="nil"/>
            </w:tcBorders>
            <w:shd w:val="clear" w:color="000000" w:fill="FFFFFF"/>
            <w:noWrap/>
            <w:vAlign w:val="center"/>
            <w:hideMark/>
          </w:tcPr>
          <w:p w14:paraId="323DA7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single" w:sz="8" w:space="0" w:color="auto"/>
              <w:right w:val="nil"/>
            </w:tcBorders>
            <w:shd w:val="clear" w:color="000000" w:fill="FFFFFF"/>
            <w:noWrap/>
            <w:vAlign w:val="center"/>
            <w:hideMark/>
          </w:tcPr>
          <w:p w14:paraId="0258C5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1.045***</w:t>
            </w:r>
          </w:p>
        </w:tc>
        <w:tc>
          <w:tcPr>
            <w:tcW w:w="0" w:type="auto"/>
            <w:tcBorders>
              <w:top w:val="nil"/>
              <w:left w:val="nil"/>
              <w:bottom w:val="single" w:sz="8" w:space="0" w:color="auto"/>
              <w:right w:val="nil"/>
            </w:tcBorders>
            <w:shd w:val="clear" w:color="000000" w:fill="FFFFFF"/>
            <w:noWrap/>
            <w:vAlign w:val="center"/>
            <w:hideMark/>
          </w:tcPr>
          <w:p w14:paraId="229B5A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bl>
    <w:p w14:paraId="3F9C23D0" w14:textId="2A085BD0" w:rsidR="00B170F1" w:rsidRPr="00935EAC" w:rsidRDefault="00B170F1" w:rsidP="009C67F2">
      <w:pPr>
        <w:rPr>
          <w:rFonts w:eastAsia="Times New Roman"/>
        </w:rPr>
      </w:pPr>
    </w:p>
    <w:p w14:paraId="646FA48B" w14:textId="2DD63C91" w:rsidR="00B170F1" w:rsidRPr="00935EAC" w:rsidRDefault="00B170F1">
      <w:pPr>
        <w:rPr>
          <w:rFonts w:eastAsia="Times New Roman"/>
        </w:rPr>
      </w:pPr>
      <w:r w:rsidRPr="00935EAC">
        <w:rPr>
          <w:rFonts w:eastAsia="Times New Roman"/>
        </w:rPr>
        <w:br w:type="page"/>
      </w:r>
    </w:p>
    <w:p w14:paraId="008B51AE" w14:textId="224F2DA4" w:rsidR="005A68E5" w:rsidRPr="0073265E" w:rsidRDefault="00B170F1" w:rsidP="0073265E">
      <w:pPr>
        <w:rPr>
          <w:rFonts w:eastAsia="Times New Roman"/>
          <w:b/>
          <w:bCs/>
          <w:szCs w:val="24"/>
        </w:rPr>
      </w:pPr>
      <w:r w:rsidRPr="0073265E">
        <w:rPr>
          <w:rFonts w:eastAsia="Times New Roman"/>
          <w:b/>
          <w:bCs/>
        </w:rPr>
        <w:lastRenderedPageBreak/>
        <w:t>Ap</w:t>
      </w:r>
      <w:r w:rsidR="000E221A" w:rsidRPr="0073265E">
        <w:rPr>
          <w:rFonts w:eastAsia="Times New Roman"/>
          <w:b/>
          <w:bCs/>
          <w:spacing w:val="-2"/>
          <w:szCs w:val="24"/>
        </w:rPr>
        <w:t>pendix 4. Candidate determinants of the current account</w:t>
      </w:r>
      <w:r w:rsidR="000E221A" w:rsidRPr="0073265E">
        <w:rPr>
          <w:rFonts w:eastAsia="Times New Roman"/>
          <w:b/>
          <w:bCs/>
          <w:szCs w:val="24"/>
        </w:rPr>
        <w:t xml:space="preserve"> persistency</w:t>
      </w:r>
    </w:p>
    <w:p w14:paraId="1F98D847" w14:textId="77777777" w:rsidR="00A56A40" w:rsidRPr="00935EAC" w:rsidRDefault="00A56A40" w:rsidP="0073265E">
      <w:pPr>
        <w:rPr>
          <w:rFonts w:eastAsia="Times New Roman"/>
          <w:szCs w:val="24"/>
        </w:rPr>
      </w:pPr>
    </w:p>
    <w:p w14:paraId="06BBC25B" w14:textId="77777777" w:rsidR="00A56A40" w:rsidRPr="00935EAC" w:rsidRDefault="00A56A40" w:rsidP="0073265E">
      <w:pPr>
        <w:rPr>
          <w:rFonts w:eastAsia="Times New Roman"/>
          <w:szCs w:val="24"/>
        </w:rPr>
      </w:pPr>
    </w:p>
    <w:sectPr w:rsidR="00A56A40" w:rsidRPr="00935EAC" w:rsidSect="00FE1366">
      <w:footerReference w:type="default" r:id="rId22"/>
      <w:footerReference w:type="first" r:id="rId23"/>
      <w:pgSz w:w="12240" w:h="15840"/>
      <w:pgMar w:top="1440" w:right="1080" w:bottom="1440" w:left="1080" w:header="567" w:footer="850"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ric Clower" w:date="2025-12-02T06:15:00Z" w:initials="EC">
    <w:p w14:paraId="4ABB3B19" w14:textId="77777777" w:rsidR="00E027C4" w:rsidRDefault="00E027C4" w:rsidP="00E027C4">
      <w:pPr>
        <w:pStyle w:val="CommentText"/>
      </w:pPr>
      <w:r>
        <w:rPr>
          <w:rStyle w:val="CommentReference"/>
        </w:rPr>
        <w:annotationRef/>
      </w:r>
      <w:r>
        <w:t xml:space="preserve">@Jamel do we want to say this? I remember there being some objection to whether current account balances are even theoretically supposed to be stationary. Isn’t this this Bohn argument? </w:t>
      </w:r>
    </w:p>
  </w:comment>
  <w:comment w:id="2" w:author="Eric Clower" w:date="2025-12-02T06:03:00Z" w:initials="EC">
    <w:p w14:paraId="0BDA62BA" w14:textId="41B900E9" w:rsidR="007347B7" w:rsidRDefault="007347B7" w:rsidP="007347B7">
      <w:pPr>
        <w:pStyle w:val="CommentText"/>
      </w:pPr>
      <w:r>
        <w:rPr>
          <w:rStyle w:val="CommentReference"/>
        </w:rPr>
        <w:annotationRef/>
      </w:r>
      <w:r>
        <w:t xml:space="preserve">@Jamel I like this a lot, maybe we should modify this to add something about building a better understanding of the dynamics or current account balances, as well as the factors driving those dynamics. </w:t>
      </w:r>
    </w:p>
  </w:comment>
  <w:comment w:id="99" w:author="Eric Clower" w:date="2025-12-02T06:44:00Z" w:initials="EC">
    <w:p w14:paraId="1FC665F2" w14:textId="77777777" w:rsidR="006452B5" w:rsidRDefault="006452B5" w:rsidP="006452B5">
      <w:pPr>
        <w:pStyle w:val="CommentText"/>
      </w:pPr>
      <w:r>
        <w:rPr>
          <w:rStyle w:val="CommentReference"/>
        </w:rPr>
        <w:annotationRef/>
      </w:r>
      <w:r>
        <w:t>I think we need to elaborate on this or add some discussion in section 2 about Bohn and current account sustainability.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BB3B19" w15:done="0"/>
  <w15:commentEx w15:paraId="0BDA62BA" w15:done="0"/>
  <w15:commentEx w15:paraId="1FC665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6D6CF5" w16cex:dateUtc="2025-12-02T12:15:00Z"/>
  <w16cex:commentExtensible w16cex:durableId="10E96C0F" w16cex:dateUtc="2025-12-02T12:03:00Z"/>
  <w16cex:commentExtensible w16cex:durableId="07AB657C" w16cex:dateUtc="2025-12-02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BB3B19" w16cid:durableId="606D6CF5"/>
  <w16cid:commentId w16cid:paraId="0BDA62BA" w16cid:durableId="10E96C0F"/>
  <w16cid:commentId w16cid:paraId="1FC665F2" w16cid:durableId="07AB6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264BB" w14:textId="77777777" w:rsidR="00071E5D" w:rsidRPr="00935EAC" w:rsidRDefault="00071E5D" w:rsidP="00514562">
      <w:pPr>
        <w:spacing w:after="0" w:line="240" w:lineRule="auto"/>
      </w:pPr>
      <w:r w:rsidRPr="00935EAC">
        <w:separator/>
      </w:r>
    </w:p>
  </w:endnote>
  <w:endnote w:type="continuationSeparator" w:id="0">
    <w:p w14:paraId="6D20C560" w14:textId="77777777" w:rsidR="00071E5D" w:rsidRPr="00935EAC" w:rsidRDefault="00071E5D" w:rsidP="00514562">
      <w:pPr>
        <w:spacing w:after="0" w:line="240" w:lineRule="auto"/>
      </w:pPr>
      <w:r w:rsidRPr="00935E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307692"/>
      <w:docPartObj>
        <w:docPartGallery w:val="Page Numbers (Bottom of Page)"/>
        <w:docPartUnique/>
      </w:docPartObj>
    </w:sdtPr>
    <w:sdtContent>
      <w:p w14:paraId="16AB75AB" w14:textId="77777777" w:rsidR="00B9166A" w:rsidRPr="00935EAC" w:rsidRDefault="00B72B14" w:rsidP="00FD4C07">
        <w:pPr>
          <w:pStyle w:val="Footer"/>
          <w:jc w:val="center"/>
        </w:pPr>
        <w:r w:rsidRPr="00935EAC">
          <w:fldChar w:fldCharType="begin"/>
        </w:r>
        <w:r w:rsidRPr="00935EAC">
          <w:instrText>PAGE   \* MERGEFORMAT</w:instrText>
        </w:r>
        <w:r w:rsidRPr="00935EAC">
          <w:fldChar w:fldCharType="separate"/>
        </w:r>
        <w:r w:rsidRPr="0073265E">
          <w:t>2</w:t>
        </w:r>
        <w:r w:rsidRPr="00935EAC">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44DC" w14:textId="77777777" w:rsidR="00B9166A" w:rsidRPr="00935EAC" w:rsidRDefault="00B9166A" w:rsidP="00FD4C07">
    <w:pPr>
      <w:pStyle w:val="Footer"/>
      <w:rPr>
        <w:i/>
      </w:rPr>
    </w:pPr>
  </w:p>
  <w:p w14:paraId="5D2FA24F" w14:textId="2526B9B3" w:rsidR="00B9166A" w:rsidRPr="00935EAC" w:rsidRDefault="00B72B14">
    <w:pPr>
      <w:pStyle w:val="Footer"/>
      <w:rPr>
        <w:i/>
        <w:sz w:val="20"/>
        <w:szCs w:val="20"/>
      </w:rPr>
    </w:pPr>
    <w:r w:rsidRPr="00935EAC">
      <w:rPr>
        <w:i/>
        <w:sz w:val="20"/>
        <w:szCs w:val="20"/>
      </w:rPr>
      <w:t>Preprint</w:t>
    </w:r>
    <w:r w:rsidRPr="00935EAC">
      <w:rPr>
        <w:i/>
        <w:sz w:val="20"/>
        <w:szCs w:val="20"/>
      </w:rPr>
      <w:tab/>
    </w:r>
    <w:r w:rsidRPr="00935EAC">
      <w:rPr>
        <w:i/>
        <w:sz w:val="20"/>
        <w:szCs w:val="20"/>
      </w:rPr>
      <w:tab/>
    </w:r>
    <w:r w:rsidRPr="00935EAC">
      <w:rPr>
        <w:i/>
        <w:sz w:val="20"/>
        <w:szCs w:val="20"/>
      </w:rPr>
      <w:fldChar w:fldCharType="begin"/>
    </w:r>
    <w:r w:rsidRPr="00935EAC">
      <w:rPr>
        <w:i/>
        <w:sz w:val="20"/>
        <w:szCs w:val="20"/>
      </w:rPr>
      <w:instrText xml:space="preserve"> DATE \@ "MMMM d, yyyy" </w:instrText>
    </w:r>
    <w:r w:rsidRPr="00935EAC">
      <w:rPr>
        <w:i/>
        <w:sz w:val="20"/>
        <w:szCs w:val="20"/>
      </w:rPr>
      <w:fldChar w:fldCharType="separate"/>
    </w:r>
    <w:ins w:id="248" w:author="Eric Clower" w:date="2026-02-11T22:14:00Z" w16du:dateUtc="2026-02-12T03:14:00Z">
      <w:r w:rsidR="004C10BA">
        <w:rPr>
          <w:i/>
          <w:noProof/>
          <w:sz w:val="20"/>
          <w:szCs w:val="20"/>
        </w:rPr>
        <w:t>February 11, 2026</w:t>
      </w:r>
    </w:ins>
    <w:del w:id="249" w:author="Eric Clower" w:date="2025-12-09T14:47:00Z" w16du:dateUtc="2025-12-09T20:47:00Z">
      <w:r w:rsidR="007347B7" w:rsidDel="00BC2164">
        <w:rPr>
          <w:i/>
          <w:noProof/>
          <w:sz w:val="20"/>
          <w:szCs w:val="20"/>
        </w:rPr>
        <w:delText>December 2, 2025</w:delText>
      </w:r>
    </w:del>
    <w:r w:rsidRPr="00935EAC">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6C1D5" w14:textId="77777777" w:rsidR="00071E5D" w:rsidRPr="00935EAC" w:rsidRDefault="00071E5D" w:rsidP="00514562">
      <w:pPr>
        <w:spacing w:after="0" w:line="240" w:lineRule="auto"/>
      </w:pPr>
      <w:r w:rsidRPr="00935EAC">
        <w:separator/>
      </w:r>
    </w:p>
  </w:footnote>
  <w:footnote w:type="continuationSeparator" w:id="0">
    <w:p w14:paraId="31384054" w14:textId="77777777" w:rsidR="00071E5D" w:rsidRPr="00935EAC" w:rsidRDefault="00071E5D" w:rsidP="00514562">
      <w:pPr>
        <w:spacing w:after="0" w:line="240" w:lineRule="auto"/>
      </w:pPr>
      <w:r w:rsidRPr="00935EAC">
        <w:continuationSeparator/>
      </w:r>
    </w:p>
  </w:footnote>
  <w:footnote w:id="1">
    <w:p w14:paraId="47D3FE43" w14:textId="5C1ADA6E" w:rsidR="00514562" w:rsidRPr="00935EAC" w:rsidRDefault="00514562" w:rsidP="00514562">
      <w:pPr>
        <w:pStyle w:val="FootnoteText"/>
      </w:pPr>
      <w:r w:rsidRPr="00935EAC">
        <w:rPr>
          <w:rStyle w:val="FootnoteReference"/>
        </w:rPr>
        <w:t>★</w:t>
      </w:r>
      <w:r w:rsidRPr="00935EAC">
        <w:t xml:space="preserve"> Corresponding author: </w:t>
      </w:r>
      <w:r w:rsidR="00D03F05" w:rsidRPr="00935EAC">
        <w:rPr>
          <w:iCs/>
        </w:rPr>
        <w:t>Hiro Ito</w:t>
      </w:r>
      <w:r w:rsidRPr="00935EAC">
        <w:t xml:space="preserve">, </w:t>
      </w:r>
      <w:r w:rsidR="00D03F05" w:rsidRPr="00935EAC">
        <w:t>Department of Economics, Portland State University, 506 SW Mill Street, Urban Center Building, #450, Portland, OR, 97201, USA</w:t>
      </w:r>
      <w:r w:rsidRPr="00935EAC">
        <w:t xml:space="preserve">. Email: </w:t>
      </w:r>
      <w:r w:rsidR="00D03F05" w:rsidRPr="00935EAC">
        <w:t>ito@pdx.edu</w:t>
      </w:r>
      <w:r w:rsidRPr="00935EAC">
        <w:t>.</w:t>
      </w:r>
    </w:p>
    <w:p w14:paraId="2ACE33FF" w14:textId="3CB8C69B" w:rsidR="00514562" w:rsidRPr="00935EAC" w:rsidRDefault="00D03F05" w:rsidP="00514562">
      <w:pPr>
        <w:pStyle w:val="FootnoteText"/>
        <w:rPr>
          <w:rFonts w:eastAsiaTheme="minorHAnsi" w:cstheme="minorBidi"/>
          <w:sz w:val="24"/>
          <w:szCs w:val="22"/>
        </w:rPr>
      </w:pPr>
      <w:r w:rsidRPr="00935EAC">
        <w:rPr>
          <w:i/>
        </w:rPr>
        <w:t xml:space="preserve">  </w:t>
      </w:r>
      <w:r w:rsidR="00514562" w:rsidRPr="00935EAC">
        <w:rPr>
          <w:i/>
        </w:rPr>
        <w:t>Email addresses</w:t>
      </w:r>
      <w:r w:rsidR="00514562" w:rsidRPr="00935EAC">
        <w:rPr>
          <w:iCs/>
        </w:rPr>
        <w:t xml:space="preserve">: </w:t>
      </w:r>
      <w:r w:rsidRPr="00935EAC">
        <w:rPr>
          <w:iCs/>
        </w:rPr>
        <w:t xml:space="preserve">eric@aptech.com </w:t>
      </w:r>
      <w:r w:rsidR="00514562" w:rsidRPr="00935EAC">
        <w:rPr>
          <w:iCs/>
        </w:rPr>
        <w:t>(</w:t>
      </w:r>
      <w:r w:rsidRPr="00935EAC">
        <w:rPr>
          <w:iCs/>
        </w:rPr>
        <w:t>Eric Clower</w:t>
      </w:r>
      <w:r w:rsidR="00514562" w:rsidRPr="00935EAC">
        <w:rPr>
          <w:iCs/>
        </w:rPr>
        <w:t xml:space="preserve">), </w:t>
      </w:r>
      <w:r w:rsidRPr="00935EAC">
        <w:rPr>
          <w:iCs/>
        </w:rPr>
        <w:t>ito@pdx.edu</w:t>
      </w:r>
      <w:r w:rsidR="00514562" w:rsidRPr="00935EAC">
        <w:rPr>
          <w:iCs/>
        </w:rPr>
        <w:t xml:space="preserve"> (</w:t>
      </w:r>
      <w:r w:rsidRPr="00935EAC">
        <w:rPr>
          <w:iCs/>
        </w:rPr>
        <w:t>Hiro Ito</w:t>
      </w:r>
      <w:r w:rsidR="00514562" w:rsidRPr="00935EAC">
        <w:rPr>
          <w:iCs/>
        </w:rPr>
        <w:t xml:space="preserve">), </w:t>
      </w:r>
      <w:r w:rsidR="000142DE" w:rsidRPr="00935EAC">
        <w:rPr>
          <w:iCs/>
        </w:rPr>
        <w:t>jamelsaadaoui@gmail.com</w:t>
      </w:r>
      <w:r w:rsidR="00514562" w:rsidRPr="00935EAC">
        <w:rPr>
          <w:iCs/>
        </w:rPr>
        <w:t xml:space="preserve"> (Jamel Saadaoui)</w:t>
      </w:r>
      <w:r w:rsidRPr="00935EAC">
        <w:rPr>
          <w:iCs/>
        </w:rPr>
        <w:t>.</w:t>
      </w:r>
    </w:p>
    <w:p w14:paraId="43AD8771" w14:textId="77777777" w:rsidR="00514562" w:rsidRPr="00935EAC" w:rsidRDefault="00514562" w:rsidP="00514562">
      <w:pPr>
        <w:pStyle w:val="FootnoteText"/>
      </w:pPr>
      <w:r w:rsidRPr="00935EAC">
        <w:t>We thank…</w:t>
      </w:r>
    </w:p>
  </w:footnote>
  <w:footnote w:id="2">
    <w:p w14:paraId="79C87286" w14:textId="6A872866" w:rsidR="00B577F6" w:rsidRPr="00935EAC" w:rsidRDefault="00B577F6" w:rsidP="00B577F6">
      <w:pPr>
        <w:pStyle w:val="FootnoteText"/>
      </w:pPr>
      <w:r w:rsidRPr="00935EAC">
        <w:rPr>
          <w:rStyle w:val="FootnoteReference"/>
        </w:rPr>
        <w:footnoteRef/>
      </w:r>
      <w:r w:rsidRPr="00935EAC">
        <w:t xml:space="preserve"> The original dataset is unbalanced and consists of quarterly data for the period of 1960 through 2024. The dataset</w:t>
      </w:r>
    </w:p>
    <w:p w14:paraId="19DE77C4" w14:textId="77777777" w:rsidR="00B577F6" w:rsidRPr="00935EAC" w:rsidRDefault="00B577F6" w:rsidP="00B577F6">
      <w:pPr>
        <w:pStyle w:val="FootnoteText"/>
      </w:pPr>
      <w:r w:rsidRPr="00935EAC">
        <w:t>includes countries whose CA/Y data are available for at least 10 years. Appendix 1 provides a summary table of</w:t>
      </w:r>
    </w:p>
    <w:p w14:paraId="06A56210" w14:textId="77777777" w:rsidR="00B577F6" w:rsidRPr="00935EAC" w:rsidRDefault="00B577F6" w:rsidP="00B577F6">
      <w:pPr>
        <w:pStyle w:val="FootnoteText"/>
      </w:pPr>
      <w:r w:rsidRPr="00935EAC">
        <w:t>data availability and country level summary statistics. The majority of the quarterly observations are obtained from</w:t>
      </w:r>
    </w:p>
    <w:p w14:paraId="7D41768A" w14:textId="2F5B07EF" w:rsidR="00B577F6" w:rsidRDefault="00B577F6" w:rsidP="00B577F6">
      <w:pPr>
        <w:pStyle w:val="FootnoteText"/>
      </w:pPr>
      <w:r w:rsidRPr="00935EAC">
        <w:t xml:space="preserve">the IMF International Financial Statistics, OECD, and </w:t>
      </w:r>
      <w:r w:rsidR="00DD5DFD" w:rsidRPr="00935EAC">
        <w:t>Eurostat</w:t>
      </w:r>
      <w:r w:rsidRPr="00935EAC">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30A1"/>
    <w:multiLevelType w:val="multilevel"/>
    <w:tmpl w:val="7506F426"/>
    <w:lvl w:ilvl="0">
      <w:start w:val="2"/>
      <w:numFmt w:val="decimal"/>
      <w:lvlText w:val="%1"/>
      <w:lvlJc w:val="left"/>
      <w:pPr>
        <w:ind w:left="576" w:hanging="576"/>
      </w:pPr>
      <w:rPr>
        <w:rFonts w:eastAsia="Times New Roman" w:hint="default"/>
      </w:rPr>
    </w:lvl>
    <w:lvl w:ilvl="1">
      <w:start w:val="1"/>
      <w:numFmt w:val="decimal"/>
      <w:lvlText w:val="%1.%2"/>
      <w:lvlJc w:val="left"/>
      <w:pPr>
        <w:ind w:left="576" w:hanging="576"/>
      </w:pPr>
      <w:rPr>
        <w:rFonts w:eastAsia="Times New Roman" w:hint="default"/>
      </w:rPr>
    </w:lvl>
    <w:lvl w:ilvl="2">
      <w:start w:val="1"/>
      <w:numFmt w:val="decimal"/>
      <w:lvlText w:val="%1.%2.%3"/>
      <w:lvlJc w:val="left"/>
      <w:pPr>
        <w:ind w:left="936" w:hanging="936"/>
      </w:pPr>
      <w:rPr>
        <w:rFonts w:eastAsia="Times New Roman" w:hint="default"/>
      </w:rPr>
    </w:lvl>
    <w:lvl w:ilvl="3">
      <w:start w:val="1"/>
      <w:numFmt w:val="decimal"/>
      <w:lvlText w:val="%1.%2.%3.%4"/>
      <w:lvlJc w:val="left"/>
      <w:pPr>
        <w:ind w:left="936" w:hanging="936"/>
      </w:pPr>
      <w:rPr>
        <w:rFonts w:eastAsia="Times New Roman" w:hint="default"/>
      </w:rPr>
    </w:lvl>
    <w:lvl w:ilvl="4">
      <w:start w:val="1"/>
      <w:numFmt w:val="decimal"/>
      <w:lvlText w:val="%1.%2.%3.%4.%5"/>
      <w:lvlJc w:val="left"/>
      <w:pPr>
        <w:ind w:left="1296" w:hanging="1296"/>
      </w:pPr>
      <w:rPr>
        <w:rFonts w:eastAsia="Times New Roman" w:hint="default"/>
      </w:rPr>
    </w:lvl>
    <w:lvl w:ilvl="5">
      <w:start w:val="1"/>
      <w:numFmt w:val="decimal"/>
      <w:lvlText w:val="%1.%2.%3.%4.%5.%6"/>
      <w:lvlJc w:val="left"/>
      <w:pPr>
        <w:ind w:left="1656" w:hanging="1656"/>
      </w:pPr>
      <w:rPr>
        <w:rFonts w:eastAsia="Times New Roman" w:hint="default"/>
      </w:rPr>
    </w:lvl>
    <w:lvl w:ilvl="6">
      <w:start w:val="1"/>
      <w:numFmt w:val="decimal"/>
      <w:lvlText w:val="%1.%2.%3.%4.%5.%6.%7"/>
      <w:lvlJc w:val="left"/>
      <w:pPr>
        <w:ind w:left="1656" w:hanging="1656"/>
      </w:pPr>
      <w:rPr>
        <w:rFonts w:eastAsia="Times New Roman" w:hint="default"/>
      </w:rPr>
    </w:lvl>
    <w:lvl w:ilvl="7">
      <w:start w:val="1"/>
      <w:numFmt w:val="decimal"/>
      <w:lvlText w:val="%1.%2.%3.%4.%5.%6.%7.%8"/>
      <w:lvlJc w:val="left"/>
      <w:pPr>
        <w:ind w:left="2016" w:hanging="2016"/>
      </w:pPr>
      <w:rPr>
        <w:rFonts w:eastAsia="Times New Roman" w:hint="default"/>
      </w:rPr>
    </w:lvl>
    <w:lvl w:ilvl="8">
      <w:start w:val="1"/>
      <w:numFmt w:val="decimal"/>
      <w:lvlText w:val="%1.%2.%3.%4.%5.%6.%7.%8.%9"/>
      <w:lvlJc w:val="left"/>
      <w:pPr>
        <w:ind w:left="2016" w:hanging="2016"/>
      </w:pPr>
      <w:rPr>
        <w:rFonts w:eastAsia="Times New Roman" w:hint="default"/>
      </w:rPr>
    </w:lvl>
  </w:abstractNum>
  <w:abstractNum w:abstractNumId="1" w15:restartNumberingAfterBreak="0">
    <w:nsid w:val="0CB9359B"/>
    <w:multiLevelType w:val="multilevel"/>
    <w:tmpl w:val="DF625D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D5D3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7628E4"/>
    <w:multiLevelType w:val="multilevel"/>
    <w:tmpl w:val="1F1E0B0A"/>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bCs/>
        <w:i w:val="0"/>
        <w:iCs w:val="0"/>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4" w15:restartNumberingAfterBreak="0">
    <w:nsid w:val="292B16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984B4F"/>
    <w:multiLevelType w:val="multilevel"/>
    <w:tmpl w:val="0409001F"/>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val="0"/>
        <w:bCs w:val="0"/>
        <w:i/>
        <w:iCs/>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6" w15:restartNumberingAfterBreak="0">
    <w:nsid w:val="36B90AE0"/>
    <w:multiLevelType w:val="hybridMultilevel"/>
    <w:tmpl w:val="C85E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DC2908"/>
    <w:multiLevelType w:val="multilevel"/>
    <w:tmpl w:val="5A3650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DE403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83656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2A17AAD"/>
    <w:multiLevelType w:val="multilevel"/>
    <w:tmpl w:val="21DA3272"/>
    <w:lvl w:ilvl="0">
      <w:start w:val="4"/>
      <w:numFmt w:val="decimal"/>
      <w:lvlText w:val="%1."/>
      <w:lvlJc w:val="left"/>
      <w:pPr>
        <w:ind w:left="456" w:hanging="299"/>
      </w:pPr>
      <w:rPr>
        <w:rFonts w:ascii="Times New Roman" w:eastAsia="Times New Roman" w:hAnsi="Times New Roman" w:cs="Times New Roman" w:hint="default"/>
        <w:b/>
        <w:bCs/>
        <w:i w:val="0"/>
        <w:iCs w:val="0"/>
        <w:spacing w:val="0"/>
        <w:w w:val="99"/>
        <w:sz w:val="24"/>
        <w:szCs w:val="24"/>
      </w:rPr>
    </w:lvl>
    <w:lvl w:ilvl="1">
      <w:start w:val="3"/>
      <w:numFmt w:val="decimal"/>
      <w:lvlText w:val="%2.1.1"/>
      <w:lvlJc w:val="left"/>
      <w:pPr>
        <w:ind w:left="516" w:hanging="360"/>
      </w:pPr>
      <w:rPr>
        <w:rFonts w:hint="default"/>
      </w:rPr>
    </w:lvl>
    <w:lvl w:ilvl="2">
      <w:start w:val="3"/>
      <w:numFmt w:val="decimal"/>
      <w:lvlText w:val="%3.1.1"/>
      <w:lvlJc w:val="left"/>
      <w:pPr>
        <w:ind w:left="1525" w:hanging="360"/>
      </w:pPr>
      <w:rPr>
        <w:rFonts w:hint="default"/>
      </w:rPr>
    </w:lvl>
    <w:lvl w:ilvl="3">
      <w:numFmt w:val="bullet"/>
      <w:lvlText w:val="•"/>
      <w:lvlJc w:val="left"/>
      <w:pPr>
        <w:ind w:left="2648" w:hanging="479"/>
      </w:pPr>
      <w:rPr>
        <w:rFonts w:hint="default"/>
      </w:rPr>
    </w:lvl>
    <w:lvl w:ilvl="4">
      <w:numFmt w:val="bullet"/>
      <w:lvlText w:val="•"/>
      <w:lvlJc w:val="left"/>
      <w:pPr>
        <w:ind w:left="3653" w:hanging="479"/>
      </w:pPr>
      <w:rPr>
        <w:rFonts w:hint="default"/>
      </w:rPr>
    </w:lvl>
    <w:lvl w:ilvl="5">
      <w:numFmt w:val="bullet"/>
      <w:lvlText w:val="•"/>
      <w:lvlJc w:val="left"/>
      <w:pPr>
        <w:ind w:left="4657" w:hanging="479"/>
      </w:pPr>
      <w:rPr>
        <w:rFonts w:hint="default"/>
      </w:rPr>
    </w:lvl>
    <w:lvl w:ilvl="6">
      <w:numFmt w:val="bullet"/>
      <w:lvlText w:val="•"/>
      <w:lvlJc w:val="left"/>
      <w:pPr>
        <w:ind w:left="5662" w:hanging="479"/>
      </w:pPr>
      <w:rPr>
        <w:rFonts w:hint="default"/>
      </w:rPr>
    </w:lvl>
    <w:lvl w:ilvl="7">
      <w:numFmt w:val="bullet"/>
      <w:lvlText w:val="•"/>
      <w:lvlJc w:val="left"/>
      <w:pPr>
        <w:ind w:left="6666" w:hanging="479"/>
      </w:pPr>
      <w:rPr>
        <w:rFonts w:hint="default"/>
      </w:rPr>
    </w:lvl>
    <w:lvl w:ilvl="8">
      <w:numFmt w:val="bullet"/>
      <w:lvlText w:val="•"/>
      <w:lvlJc w:val="left"/>
      <w:pPr>
        <w:ind w:left="7671" w:hanging="479"/>
      </w:pPr>
      <w:rPr>
        <w:rFonts w:hint="default"/>
      </w:rPr>
    </w:lvl>
  </w:abstractNum>
  <w:abstractNum w:abstractNumId="11" w15:restartNumberingAfterBreak="0">
    <w:nsid w:val="66FC284D"/>
    <w:multiLevelType w:val="hybridMultilevel"/>
    <w:tmpl w:val="9BAA7962"/>
    <w:lvl w:ilvl="0" w:tplc="44DE5C34">
      <w:start w:val="1"/>
      <w:numFmt w:val="decimal"/>
      <w:lvlText w:val="%1."/>
      <w:lvlJc w:val="left"/>
      <w:pPr>
        <w:ind w:left="720" w:hanging="36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24A5D38"/>
    <w:multiLevelType w:val="multilevel"/>
    <w:tmpl w:val="02FA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082004">
    <w:abstractNumId w:val="3"/>
  </w:num>
  <w:num w:numId="2" w16cid:durableId="186065029">
    <w:abstractNumId w:val="6"/>
  </w:num>
  <w:num w:numId="3" w16cid:durableId="1774396460">
    <w:abstractNumId w:val="10"/>
  </w:num>
  <w:num w:numId="4" w16cid:durableId="811950225">
    <w:abstractNumId w:val="9"/>
  </w:num>
  <w:num w:numId="5" w16cid:durableId="202643004">
    <w:abstractNumId w:val="3"/>
    <w:lvlOverride w:ilvl="0">
      <w:lvl w:ilvl="0">
        <w:start w:val="1"/>
        <w:numFmt w:val="decimal"/>
        <w:lvlText w:val="%1."/>
        <w:lvlJc w:val="left"/>
        <w:pPr>
          <w:ind w:left="360" w:hanging="360"/>
        </w:pPr>
        <w:rPr>
          <w:rFonts w:hint="default"/>
          <w:b/>
          <w:bCs/>
          <w:i w:val="0"/>
          <w:iCs w:val="0"/>
          <w:spacing w:val="0"/>
          <w:w w:val="99"/>
          <w:sz w:val="24"/>
          <w:szCs w:val="24"/>
        </w:rPr>
      </w:lvl>
    </w:lvlOverride>
    <w:lvlOverride w:ilvl="1">
      <w:lvl w:ilvl="1">
        <w:start w:val="1"/>
        <w:numFmt w:val="decimal"/>
        <w:lvlText w:val="%1.%2."/>
        <w:lvlJc w:val="left"/>
        <w:pPr>
          <w:ind w:left="360" w:firstLine="0"/>
        </w:pPr>
        <w:rPr>
          <w:rFonts w:hint="default"/>
          <w:b w:val="0"/>
          <w:bCs w:val="0"/>
          <w:i/>
          <w:iCs/>
          <w:spacing w:val="0"/>
          <w:w w:val="99"/>
          <w:sz w:val="24"/>
          <w:szCs w:val="24"/>
        </w:rPr>
      </w:lvl>
    </w:lvlOverride>
    <w:lvlOverride w:ilvl="2">
      <w:lvl w:ilvl="2">
        <w:start w:val="1"/>
        <w:numFmt w:val="decimal"/>
        <w:lvlText w:val="%1.%2.%3."/>
        <w:lvlJc w:val="left"/>
        <w:pPr>
          <w:ind w:left="360" w:firstLine="36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567912670">
    <w:abstractNumId w:val="5"/>
  </w:num>
  <w:num w:numId="7" w16cid:durableId="733235421">
    <w:abstractNumId w:val="2"/>
  </w:num>
  <w:num w:numId="8" w16cid:durableId="750468914">
    <w:abstractNumId w:val="4"/>
  </w:num>
  <w:num w:numId="9" w16cid:durableId="179662131">
    <w:abstractNumId w:val="1"/>
  </w:num>
  <w:num w:numId="10" w16cid:durableId="517425014">
    <w:abstractNumId w:val="8"/>
  </w:num>
  <w:num w:numId="11" w16cid:durableId="847132289">
    <w:abstractNumId w:val="7"/>
  </w:num>
  <w:num w:numId="12" w16cid:durableId="1517041244">
    <w:abstractNumId w:val="1"/>
  </w:num>
  <w:num w:numId="13" w16cid:durableId="1419520353">
    <w:abstractNumId w:val="11"/>
  </w:num>
  <w:num w:numId="14" w16cid:durableId="1845170998">
    <w:abstractNumId w:val="0"/>
  </w:num>
  <w:num w:numId="15" w16cid:durableId="169222091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Clower">
    <w15:presenceInfo w15:providerId="Windows Live" w15:userId="5dd87d4fa8e412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62"/>
    <w:rsid w:val="000142DE"/>
    <w:rsid w:val="000154C0"/>
    <w:rsid w:val="000304DC"/>
    <w:rsid w:val="00032A67"/>
    <w:rsid w:val="00032A91"/>
    <w:rsid w:val="00047857"/>
    <w:rsid w:val="000506A8"/>
    <w:rsid w:val="00050DF7"/>
    <w:rsid w:val="00051B80"/>
    <w:rsid w:val="000552EC"/>
    <w:rsid w:val="00056BC6"/>
    <w:rsid w:val="000664B9"/>
    <w:rsid w:val="00071E5D"/>
    <w:rsid w:val="0007525C"/>
    <w:rsid w:val="00076B47"/>
    <w:rsid w:val="000809B4"/>
    <w:rsid w:val="00081E27"/>
    <w:rsid w:val="0009208B"/>
    <w:rsid w:val="0009432E"/>
    <w:rsid w:val="00096731"/>
    <w:rsid w:val="000A51DB"/>
    <w:rsid w:val="000D1172"/>
    <w:rsid w:val="000E221A"/>
    <w:rsid w:val="000F06F2"/>
    <w:rsid w:val="000F1165"/>
    <w:rsid w:val="001058BE"/>
    <w:rsid w:val="00125D83"/>
    <w:rsid w:val="001338E3"/>
    <w:rsid w:val="00135B42"/>
    <w:rsid w:val="0016562C"/>
    <w:rsid w:val="00167D77"/>
    <w:rsid w:val="001A53FD"/>
    <w:rsid w:val="001B3D78"/>
    <w:rsid w:val="001C44A3"/>
    <w:rsid w:val="001C5606"/>
    <w:rsid w:val="001E144D"/>
    <w:rsid w:val="001F1EA7"/>
    <w:rsid w:val="002233E5"/>
    <w:rsid w:val="00265C07"/>
    <w:rsid w:val="002A1172"/>
    <w:rsid w:val="002A4FF4"/>
    <w:rsid w:val="002A6967"/>
    <w:rsid w:val="002C035E"/>
    <w:rsid w:val="002C697C"/>
    <w:rsid w:val="002D2B36"/>
    <w:rsid w:val="002F729F"/>
    <w:rsid w:val="003062E4"/>
    <w:rsid w:val="00306AF1"/>
    <w:rsid w:val="003100D9"/>
    <w:rsid w:val="003365C7"/>
    <w:rsid w:val="00383141"/>
    <w:rsid w:val="003A25FD"/>
    <w:rsid w:val="003B23CC"/>
    <w:rsid w:val="003C14D3"/>
    <w:rsid w:val="003C3E9F"/>
    <w:rsid w:val="003D0065"/>
    <w:rsid w:val="003F28AE"/>
    <w:rsid w:val="003F56BF"/>
    <w:rsid w:val="004018BD"/>
    <w:rsid w:val="00412923"/>
    <w:rsid w:val="00412E33"/>
    <w:rsid w:val="00430497"/>
    <w:rsid w:val="0043373C"/>
    <w:rsid w:val="00437778"/>
    <w:rsid w:val="0044439E"/>
    <w:rsid w:val="004647E0"/>
    <w:rsid w:val="0048744C"/>
    <w:rsid w:val="00490D9E"/>
    <w:rsid w:val="004B53CF"/>
    <w:rsid w:val="004C10BA"/>
    <w:rsid w:val="004C3D0C"/>
    <w:rsid w:val="004D2CEB"/>
    <w:rsid w:val="004D7F3C"/>
    <w:rsid w:val="004E4FE1"/>
    <w:rsid w:val="004F7C15"/>
    <w:rsid w:val="00514562"/>
    <w:rsid w:val="005168EB"/>
    <w:rsid w:val="00537A08"/>
    <w:rsid w:val="00540613"/>
    <w:rsid w:val="0056011C"/>
    <w:rsid w:val="00593CC4"/>
    <w:rsid w:val="00595E1C"/>
    <w:rsid w:val="005A27C9"/>
    <w:rsid w:val="005A68E5"/>
    <w:rsid w:val="005B13FF"/>
    <w:rsid w:val="005D0392"/>
    <w:rsid w:val="005D4B5B"/>
    <w:rsid w:val="005F2449"/>
    <w:rsid w:val="005F6903"/>
    <w:rsid w:val="00627C4B"/>
    <w:rsid w:val="00644F8B"/>
    <w:rsid w:val="006452B5"/>
    <w:rsid w:val="00654812"/>
    <w:rsid w:val="00655C94"/>
    <w:rsid w:val="006569AB"/>
    <w:rsid w:val="00663D37"/>
    <w:rsid w:val="006A5099"/>
    <w:rsid w:val="006B3DF6"/>
    <w:rsid w:val="006C5E09"/>
    <w:rsid w:val="006E0740"/>
    <w:rsid w:val="006F34C8"/>
    <w:rsid w:val="0072430D"/>
    <w:rsid w:val="0073265E"/>
    <w:rsid w:val="007347B7"/>
    <w:rsid w:val="00742560"/>
    <w:rsid w:val="007514AC"/>
    <w:rsid w:val="00757242"/>
    <w:rsid w:val="007A4099"/>
    <w:rsid w:val="007B46F9"/>
    <w:rsid w:val="007D73F1"/>
    <w:rsid w:val="007E4772"/>
    <w:rsid w:val="007F0F2F"/>
    <w:rsid w:val="0080279A"/>
    <w:rsid w:val="0082565B"/>
    <w:rsid w:val="00840833"/>
    <w:rsid w:val="00842DE0"/>
    <w:rsid w:val="008441BB"/>
    <w:rsid w:val="00847320"/>
    <w:rsid w:val="008575E0"/>
    <w:rsid w:val="00861A35"/>
    <w:rsid w:val="008A0DBB"/>
    <w:rsid w:val="008A126C"/>
    <w:rsid w:val="008A5856"/>
    <w:rsid w:val="008D43E4"/>
    <w:rsid w:val="008E1DB4"/>
    <w:rsid w:val="00903F74"/>
    <w:rsid w:val="00911593"/>
    <w:rsid w:val="0091182E"/>
    <w:rsid w:val="00915D1E"/>
    <w:rsid w:val="00925813"/>
    <w:rsid w:val="00935EAC"/>
    <w:rsid w:val="00983985"/>
    <w:rsid w:val="009A0E29"/>
    <w:rsid w:val="009A2BE3"/>
    <w:rsid w:val="009C67F2"/>
    <w:rsid w:val="009D4C29"/>
    <w:rsid w:val="009D5B3B"/>
    <w:rsid w:val="009E0C97"/>
    <w:rsid w:val="009E3C18"/>
    <w:rsid w:val="009F21DE"/>
    <w:rsid w:val="009F5067"/>
    <w:rsid w:val="00A02566"/>
    <w:rsid w:val="00A116AA"/>
    <w:rsid w:val="00A47BA6"/>
    <w:rsid w:val="00A54508"/>
    <w:rsid w:val="00A54D39"/>
    <w:rsid w:val="00A56A40"/>
    <w:rsid w:val="00A94697"/>
    <w:rsid w:val="00A9747B"/>
    <w:rsid w:val="00AA71FA"/>
    <w:rsid w:val="00AB18F9"/>
    <w:rsid w:val="00AD7F5C"/>
    <w:rsid w:val="00AE68EA"/>
    <w:rsid w:val="00AE739C"/>
    <w:rsid w:val="00AF62E7"/>
    <w:rsid w:val="00B112B8"/>
    <w:rsid w:val="00B170F1"/>
    <w:rsid w:val="00B24B60"/>
    <w:rsid w:val="00B25BC1"/>
    <w:rsid w:val="00B360FA"/>
    <w:rsid w:val="00B51AE5"/>
    <w:rsid w:val="00B52AFB"/>
    <w:rsid w:val="00B577F6"/>
    <w:rsid w:val="00B6309B"/>
    <w:rsid w:val="00B65080"/>
    <w:rsid w:val="00B72B14"/>
    <w:rsid w:val="00B75B8F"/>
    <w:rsid w:val="00B90693"/>
    <w:rsid w:val="00B9166A"/>
    <w:rsid w:val="00BA034D"/>
    <w:rsid w:val="00BC2164"/>
    <w:rsid w:val="00BC3CC9"/>
    <w:rsid w:val="00BD2859"/>
    <w:rsid w:val="00BD352B"/>
    <w:rsid w:val="00BE0FB7"/>
    <w:rsid w:val="00C24EE4"/>
    <w:rsid w:val="00C45466"/>
    <w:rsid w:val="00C45855"/>
    <w:rsid w:val="00C5128C"/>
    <w:rsid w:val="00C5713F"/>
    <w:rsid w:val="00C726EB"/>
    <w:rsid w:val="00C72A98"/>
    <w:rsid w:val="00C77054"/>
    <w:rsid w:val="00C83EF7"/>
    <w:rsid w:val="00C868B2"/>
    <w:rsid w:val="00C93255"/>
    <w:rsid w:val="00C97140"/>
    <w:rsid w:val="00CB3F8E"/>
    <w:rsid w:val="00CD5355"/>
    <w:rsid w:val="00CE1920"/>
    <w:rsid w:val="00CE77B9"/>
    <w:rsid w:val="00CF625E"/>
    <w:rsid w:val="00D03F05"/>
    <w:rsid w:val="00D74805"/>
    <w:rsid w:val="00DA4F11"/>
    <w:rsid w:val="00DA6BFB"/>
    <w:rsid w:val="00DC2297"/>
    <w:rsid w:val="00DC3892"/>
    <w:rsid w:val="00DD09F0"/>
    <w:rsid w:val="00DD3699"/>
    <w:rsid w:val="00DD5DFD"/>
    <w:rsid w:val="00DD6406"/>
    <w:rsid w:val="00DE500B"/>
    <w:rsid w:val="00DE7A8F"/>
    <w:rsid w:val="00E027C4"/>
    <w:rsid w:val="00E11ECD"/>
    <w:rsid w:val="00E17974"/>
    <w:rsid w:val="00E20557"/>
    <w:rsid w:val="00E26DC3"/>
    <w:rsid w:val="00E40C4B"/>
    <w:rsid w:val="00E53F7F"/>
    <w:rsid w:val="00E548CC"/>
    <w:rsid w:val="00E60FB9"/>
    <w:rsid w:val="00E629A1"/>
    <w:rsid w:val="00E75F08"/>
    <w:rsid w:val="00E93CE8"/>
    <w:rsid w:val="00E949C1"/>
    <w:rsid w:val="00EA6E5F"/>
    <w:rsid w:val="00ED0156"/>
    <w:rsid w:val="00EF10A7"/>
    <w:rsid w:val="00EF7888"/>
    <w:rsid w:val="00F06AEF"/>
    <w:rsid w:val="00F164DB"/>
    <w:rsid w:val="00F317EF"/>
    <w:rsid w:val="00F340A3"/>
    <w:rsid w:val="00F4509E"/>
    <w:rsid w:val="00F529CF"/>
    <w:rsid w:val="00F60CC8"/>
    <w:rsid w:val="00F61B6F"/>
    <w:rsid w:val="00F83AF3"/>
    <w:rsid w:val="00F87B1E"/>
    <w:rsid w:val="00FD4624"/>
    <w:rsid w:val="00FD4C07"/>
    <w:rsid w:val="00FE1366"/>
    <w:rsid w:val="00FE5C20"/>
    <w:rsid w:val="00FF05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A78B"/>
  <w15:chartTrackingRefBased/>
  <w15:docId w15:val="{ECCF6ADE-B103-4554-B358-126EF5F4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F05"/>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306AF1"/>
    <w:pPr>
      <w:keepNext/>
      <w:keepLines/>
      <w:numPr>
        <w:numId w:val="9"/>
      </w:numPr>
      <w:spacing w:before="240" w:after="0"/>
      <w:ind w:left="0" w:right="115" w:firstLine="0"/>
      <w:jc w:val="both"/>
      <w:outlineLvl w:val="0"/>
    </w:pPr>
    <w:rPr>
      <w:rFonts w:eastAsia="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903F74"/>
    <w:pPr>
      <w:keepNext/>
      <w:keepLines/>
      <w:numPr>
        <w:ilvl w:val="1"/>
        <w:numId w:val="9"/>
      </w:numPr>
      <w:spacing w:before="40" w:after="0"/>
      <w:jc w:val="both"/>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4B53CF"/>
    <w:pPr>
      <w:keepNext/>
      <w:keepLines/>
      <w:numPr>
        <w:ilvl w:val="2"/>
        <w:numId w:val="9"/>
      </w:numPr>
      <w:spacing w:before="40" w:after="0"/>
      <w:ind w:left="878"/>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514562"/>
    <w:pPr>
      <w:keepNext/>
      <w:keepLines/>
      <w:numPr>
        <w:ilvl w:val="3"/>
        <w:numId w:val="9"/>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4562"/>
    <w:pPr>
      <w:keepNext/>
      <w:keepLines/>
      <w:numPr>
        <w:ilvl w:val="4"/>
        <w:numId w:val="9"/>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4562"/>
    <w:pPr>
      <w:keepNext/>
      <w:keepLines/>
      <w:numPr>
        <w:ilvl w:val="5"/>
        <w:numId w:val="9"/>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4562"/>
    <w:pPr>
      <w:keepNext/>
      <w:keepLines/>
      <w:numPr>
        <w:ilvl w:val="6"/>
        <w:numId w:val="9"/>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4562"/>
    <w:pPr>
      <w:keepNext/>
      <w:keepLines/>
      <w:numPr>
        <w:ilvl w:val="7"/>
        <w:numId w:val="9"/>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4562"/>
    <w:pPr>
      <w:keepNext/>
      <w:keepLines/>
      <w:numPr>
        <w:ilvl w:val="8"/>
        <w:numId w:val="9"/>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F1"/>
    <w:rPr>
      <w:rFonts w:ascii="Times New Roman" w:eastAsia="Times New Roman"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903F74"/>
    <w:rPr>
      <w:rFonts w:asciiTheme="majorHAnsi" w:eastAsiaTheme="majorEastAsia" w:hAnsiTheme="majorHAnsi" w:cstheme="majorBidi"/>
      <w:b/>
      <w:kern w:val="0"/>
      <w:sz w:val="26"/>
      <w:szCs w:val="26"/>
      <w14:ligatures w14:val="none"/>
    </w:rPr>
  </w:style>
  <w:style w:type="character" w:styleId="Emphasis">
    <w:name w:val="Emphasis"/>
    <w:basedOn w:val="DefaultParagraphFont"/>
    <w:uiPriority w:val="20"/>
    <w:qFormat/>
    <w:rsid w:val="000F06F2"/>
    <w:rPr>
      <w:i/>
      <w:iCs/>
    </w:rPr>
  </w:style>
  <w:style w:type="paragraph" w:styleId="NoSpacing">
    <w:name w:val="No Spacing"/>
    <w:link w:val="NoSpacingChar"/>
    <w:uiPriority w:val="1"/>
    <w:qFormat/>
    <w:rsid w:val="000F06F2"/>
    <w:pPr>
      <w:spacing w:after="0" w:line="240" w:lineRule="auto"/>
    </w:pPr>
    <w:rPr>
      <w:rFonts w:ascii="Times New Roman" w:eastAsiaTheme="minorEastAsia" w:hAnsi="Times New Roman"/>
      <w:sz w:val="24"/>
      <w:lang w:eastAsia="fr-FR"/>
    </w:rPr>
  </w:style>
  <w:style w:type="character" w:customStyle="1" w:styleId="NoSpacingChar">
    <w:name w:val="No Spacing Char"/>
    <w:basedOn w:val="DefaultParagraphFont"/>
    <w:link w:val="NoSpacing"/>
    <w:uiPriority w:val="1"/>
    <w:rsid w:val="000F06F2"/>
    <w:rPr>
      <w:rFonts w:ascii="Times New Roman" w:eastAsiaTheme="minorEastAsia" w:hAnsi="Times New Roman"/>
      <w:sz w:val="24"/>
      <w:lang w:eastAsia="fr-FR"/>
    </w:rPr>
  </w:style>
  <w:style w:type="paragraph" w:styleId="ListParagraph">
    <w:name w:val="List Paragraph"/>
    <w:basedOn w:val="Normal"/>
    <w:uiPriority w:val="34"/>
    <w:qFormat/>
    <w:rsid w:val="000F06F2"/>
    <w:pPr>
      <w:ind w:left="720"/>
      <w:contextualSpacing/>
    </w:pPr>
  </w:style>
  <w:style w:type="character" w:styleId="SubtleEmphasis">
    <w:name w:val="Subtle Emphasis"/>
    <w:basedOn w:val="DefaultParagraphFont"/>
    <w:uiPriority w:val="19"/>
    <w:qFormat/>
    <w:rsid w:val="000F06F2"/>
    <w:rPr>
      <w:i/>
      <w:iCs/>
      <w:color w:val="404040" w:themeColor="text1" w:themeTint="BF"/>
    </w:rPr>
  </w:style>
  <w:style w:type="character" w:styleId="BookTitle">
    <w:name w:val="Book Title"/>
    <w:basedOn w:val="DefaultParagraphFont"/>
    <w:uiPriority w:val="33"/>
    <w:qFormat/>
    <w:rsid w:val="000F06F2"/>
    <w:rPr>
      <w:b/>
      <w:bCs/>
      <w:i/>
      <w:iCs/>
      <w:spacing w:val="5"/>
    </w:rPr>
  </w:style>
  <w:style w:type="character" w:customStyle="1" w:styleId="Heading3Char">
    <w:name w:val="Heading 3 Char"/>
    <w:basedOn w:val="DefaultParagraphFont"/>
    <w:link w:val="Heading3"/>
    <w:uiPriority w:val="9"/>
    <w:rsid w:val="004B53CF"/>
    <w:rPr>
      <w:rFonts w:asciiTheme="majorHAnsi" w:eastAsiaTheme="majorEastAsia" w:hAnsiTheme="majorHAnsi" w:cstheme="majorBidi"/>
      <w:color w:val="000000" w:themeColor="text1"/>
      <w:kern w:val="0"/>
      <w:sz w:val="24"/>
      <w:szCs w:val="24"/>
      <w14:ligatures w14:val="none"/>
    </w:rPr>
  </w:style>
  <w:style w:type="paragraph" w:styleId="Caption">
    <w:name w:val="caption"/>
    <w:basedOn w:val="Normal"/>
    <w:next w:val="Normal"/>
    <w:uiPriority w:val="35"/>
    <w:unhideWhenUsed/>
    <w:qFormat/>
    <w:rsid w:val="000F06F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F06F2"/>
    <w:pPr>
      <w:outlineLvl w:val="9"/>
    </w:pPr>
    <w:rPr>
      <w:rFonts w:asciiTheme="majorHAnsi" w:hAnsiTheme="majorHAnsi"/>
      <w:b w:val="0"/>
      <w:lang w:eastAsia="fr-FR"/>
    </w:rPr>
  </w:style>
  <w:style w:type="character" w:customStyle="1" w:styleId="Heading4Char">
    <w:name w:val="Heading 4 Char"/>
    <w:basedOn w:val="DefaultParagraphFont"/>
    <w:link w:val="Heading4"/>
    <w:uiPriority w:val="9"/>
    <w:semiHidden/>
    <w:rsid w:val="0051456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1456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1456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1456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1456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1456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14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5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145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5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14562"/>
    <w:pPr>
      <w:spacing w:before="160"/>
      <w:jc w:val="center"/>
    </w:pPr>
    <w:rPr>
      <w:i/>
      <w:iCs/>
      <w:color w:val="404040" w:themeColor="text1" w:themeTint="BF"/>
    </w:rPr>
  </w:style>
  <w:style w:type="character" w:customStyle="1" w:styleId="QuoteChar">
    <w:name w:val="Quote Char"/>
    <w:basedOn w:val="DefaultParagraphFont"/>
    <w:link w:val="Quote"/>
    <w:uiPriority w:val="29"/>
    <w:rsid w:val="00514562"/>
    <w:rPr>
      <w:rFonts w:ascii="Times New Roman" w:hAnsi="Times New Roman"/>
      <w:i/>
      <w:iCs/>
      <w:color w:val="404040" w:themeColor="text1" w:themeTint="BF"/>
      <w:kern w:val="0"/>
      <w:sz w:val="24"/>
      <w14:ligatures w14:val="none"/>
    </w:rPr>
  </w:style>
  <w:style w:type="character" w:styleId="IntenseEmphasis">
    <w:name w:val="Intense Emphasis"/>
    <w:basedOn w:val="DefaultParagraphFont"/>
    <w:uiPriority w:val="21"/>
    <w:qFormat/>
    <w:rsid w:val="00514562"/>
    <w:rPr>
      <w:i/>
      <w:iCs/>
      <w:color w:val="0F4761" w:themeColor="accent1" w:themeShade="BF"/>
    </w:rPr>
  </w:style>
  <w:style w:type="paragraph" w:styleId="IntenseQuote">
    <w:name w:val="Intense Quote"/>
    <w:basedOn w:val="Normal"/>
    <w:next w:val="Normal"/>
    <w:link w:val="IntenseQuoteChar"/>
    <w:uiPriority w:val="30"/>
    <w:qFormat/>
    <w:rsid w:val="00514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56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14562"/>
    <w:rPr>
      <w:b/>
      <w:bCs/>
      <w:smallCaps/>
      <w:color w:val="0F4761" w:themeColor="accent1" w:themeShade="BF"/>
      <w:spacing w:val="5"/>
    </w:rPr>
  </w:style>
  <w:style w:type="table" w:customStyle="1" w:styleId="TableNormal1">
    <w:name w:val="Table Normal1"/>
    <w:uiPriority w:val="2"/>
    <w:semiHidden/>
    <w:unhideWhenUsed/>
    <w:qFormat/>
    <w:rsid w:val="00514562"/>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character" w:customStyle="1" w:styleId="Lienhypertexte1">
    <w:name w:val="Lien hypertexte1"/>
    <w:basedOn w:val="DefaultParagraphFont"/>
    <w:uiPriority w:val="99"/>
    <w:unhideWhenUsed/>
    <w:rsid w:val="00514562"/>
    <w:rPr>
      <w:color w:val="0000FF"/>
      <w:u w:val="single"/>
    </w:rPr>
  </w:style>
  <w:style w:type="paragraph" w:styleId="Footer">
    <w:name w:val="footer"/>
    <w:basedOn w:val="Normal"/>
    <w:link w:val="FooterChar"/>
    <w:uiPriority w:val="99"/>
    <w:unhideWhenUsed/>
    <w:rsid w:val="00514562"/>
    <w:pPr>
      <w:widowControl w:val="0"/>
      <w:tabs>
        <w:tab w:val="center" w:pos="4703"/>
        <w:tab w:val="right" w:pos="9406"/>
      </w:tabs>
      <w:autoSpaceDE w:val="0"/>
      <w:autoSpaceDN w:val="0"/>
      <w:spacing w:after="0" w:line="240" w:lineRule="auto"/>
    </w:pPr>
    <w:rPr>
      <w:rFonts w:eastAsia="Times New Roman" w:cs="Times New Roman"/>
      <w:sz w:val="22"/>
    </w:rPr>
  </w:style>
  <w:style w:type="character" w:customStyle="1" w:styleId="FooterChar">
    <w:name w:val="Footer Char"/>
    <w:basedOn w:val="DefaultParagraphFont"/>
    <w:link w:val="Footer"/>
    <w:uiPriority w:val="99"/>
    <w:rsid w:val="00514562"/>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51456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514562"/>
    <w:rPr>
      <w:vertAlign w:val="superscript"/>
    </w:rPr>
  </w:style>
  <w:style w:type="character" w:styleId="CommentReference">
    <w:name w:val="annotation reference"/>
    <w:basedOn w:val="DefaultParagraphFont"/>
    <w:uiPriority w:val="99"/>
    <w:semiHidden/>
    <w:unhideWhenUsed/>
    <w:rsid w:val="00514562"/>
    <w:rPr>
      <w:sz w:val="16"/>
      <w:szCs w:val="16"/>
    </w:rPr>
  </w:style>
  <w:style w:type="paragraph" w:styleId="CommentText">
    <w:name w:val="annotation text"/>
    <w:basedOn w:val="Normal"/>
    <w:link w:val="Comment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514562"/>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514562"/>
    <w:rPr>
      <w:color w:val="467886" w:themeColor="hyperlink"/>
      <w:u w:val="single"/>
    </w:rPr>
  </w:style>
  <w:style w:type="character" w:styleId="UnresolvedMention">
    <w:name w:val="Unresolved Mention"/>
    <w:basedOn w:val="DefaultParagraphFont"/>
    <w:uiPriority w:val="99"/>
    <w:semiHidden/>
    <w:unhideWhenUsed/>
    <w:rsid w:val="00514562"/>
    <w:rPr>
      <w:color w:val="605E5C"/>
      <w:shd w:val="clear" w:color="auto" w:fill="E1DFDD"/>
    </w:rPr>
  </w:style>
  <w:style w:type="paragraph" w:styleId="Header">
    <w:name w:val="header"/>
    <w:basedOn w:val="Normal"/>
    <w:link w:val="HeaderChar"/>
    <w:uiPriority w:val="99"/>
    <w:unhideWhenUsed/>
    <w:rsid w:val="00514562"/>
    <w:pPr>
      <w:tabs>
        <w:tab w:val="center" w:pos="4703"/>
        <w:tab w:val="right" w:pos="9406"/>
      </w:tabs>
      <w:spacing w:after="0" w:line="240" w:lineRule="auto"/>
    </w:pPr>
  </w:style>
  <w:style w:type="character" w:customStyle="1" w:styleId="HeaderChar">
    <w:name w:val="Header Char"/>
    <w:basedOn w:val="DefaultParagraphFont"/>
    <w:link w:val="Header"/>
    <w:uiPriority w:val="99"/>
    <w:rsid w:val="00514562"/>
    <w:rPr>
      <w:rFonts w:ascii="Times New Roman" w:hAnsi="Times New Roman"/>
      <w:kern w:val="0"/>
      <w:sz w:val="24"/>
      <w14:ligatures w14:val="none"/>
    </w:rPr>
  </w:style>
  <w:style w:type="character" w:styleId="FollowedHyperlink">
    <w:name w:val="FollowedHyperlink"/>
    <w:basedOn w:val="DefaultParagraphFont"/>
    <w:uiPriority w:val="99"/>
    <w:semiHidden/>
    <w:unhideWhenUsed/>
    <w:rsid w:val="005A68E5"/>
    <w:rPr>
      <w:color w:val="954F72"/>
      <w:u w:val="single"/>
    </w:rPr>
  </w:style>
  <w:style w:type="paragraph" w:customStyle="1" w:styleId="msonormal0">
    <w:name w:val="msonormal"/>
    <w:basedOn w:val="Normal"/>
    <w:rsid w:val="005A68E5"/>
    <w:pPr>
      <w:spacing w:before="100" w:beforeAutospacing="1" w:after="100" w:afterAutospacing="1" w:line="240" w:lineRule="auto"/>
    </w:pPr>
    <w:rPr>
      <w:rFonts w:eastAsia="Times New Roman" w:cs="Times New Roman"/>
      <w:szCs w:val="24"/>
    </w:rPr>
  </w:style>
  <w:style w:type="paragraph" w:customStyle="1" w:styleId="xl65">
    <w:name w:val="xl65"/>
    <w:basedOn w:val="Normal"/>
    <w:rsid w:val="005A68E5"/>
    <w:pPr>
      <w:spacing w:before="100" w:beforeAutospacing="1" w:after="100" w:afterAutospacing="1" w:line="240" w:lineRule="auto"/>
    </w:pPr>
    <w:rPr>
      <w:rFonts w:eastAsia="Times New Roman" w:cs="Times New Roman"/>
      <w:b/>
      <w:bCs/>
      <w:szCs w:val="24"/>
    </w:rPr>
  </w:style>
  <w:style w:type="character" w:styleId="PlaceholderText">
    <w:name w:val="Placeholder Text"/>
    <w:basedOn w:val="DefaultParagraphFont"/>
    <w:uiPriority w:val="99"/>
    <w:semiHidden/>
    <w:rsid w:val="000304DC"/>
    <w:rPr>
      <w:color w:val="666666"/>
    </w:rPr>
  </w:style>
  <w:style w:type="paragraph" w:styleId="CommentSubject">
    <w:name w:val="annotation subject"/>
    <w:basedOn w:val="CommentText"/>
    <w:next w:val="CommentText"/>
    <w:link w:val="CommentSubjectChar"/>
    <w:uiPriority w:val="99"/>
    <w:semiHidden/>
    <w:unhideWhenUsed/>
    <w:rsid w:val="003062E4"/>
    <w:pPr>
      <w:widowControl/>
      <w:autoSpaceDE/>
      <w:autoSpaceDN/>
      <w:spacing w:after="160"/>
    </w:pPr>
    <w:rPr>
      <w:rFonts w:eastAsiaTheme="minorHAnsi" w:cstheme="minorBidi"/>
      <w:b/>
      <w:bCs/>
    </w:rPr>
  </w:style>
  <w:style w:type="character" w:customStyle="1" w:styleId="CommentSubjectChar">
    <w:name w:val="Comment Subject Char"/>
    <w:basedOn w:val="CommentTextChar"/>
    <w:link w:val="CommentSubject"/>
    <w:uiPriority w:val="99"/>
    <w:semiHidden/>
    <w:rsid w:val="003062E4"/>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43373C"/>
    <w:rPr>
      <w:rFonts w:cs="Times New Roman"/>
      <w:szCs w:val="24"/>
    </w:rPr>
  </w:style>
  <w:style w:type="numbering" w:customStyle="1" w:styleId="NoList1">
    <w:name w:val="No List1"/>
    <w:next w:val="NoList"/>
    <w:uiPriority w:val="99"/>
    <w:semiHidden/>
    <w:unhideWhenUsed/>
    <w:rsid w:val="005D0392"/>
  </w:style>
  <w:style w:type="paragraph" w:customStyle="1" w:styleId="xl66">
    <w:name w:val="xl66"/>
    <w:basedOn w:val="Normal"/>
    <w:rsid w:val="005D0392"/>
    <w:pP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5D0392"/>
    <w:pP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68">
    <w:name w:val="xl68"/>
    <w:basedOn w:val="Normal"/>
    <w:rsid w:val="005D0392"/>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69">
    <w:name w:val="xl69"/>
    <w:basedOn w:val="Normal"/>
    <w:rsid w:val="005D0392"/>
    <w:pPr>
      <w:pBdr>
        <w:top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70">
    <w:name w:val="xl70"/>
    <w:basedOn w:val="Normal"/>
    <w:rsid w:val="005D0392"/>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5D0392"/>
    <w:pPr>
      <w:pBdr>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styleId="Revision">
    <w:name w:val="Revision"/>
    <w:hidden/>
    <w:uiPriority w:val="99"/>
    <w:semiHidden/>
    <w:rsid w:val="0009208B"/>
    <w:pPr>
      <w:spacing w:after="0" w:line="240" w:lineRule="auto"/>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9787">
      <w:bodyDiv w:val="1"/>
      <w:marLeft w:val="0"/>
      <w:marRight w:val="0"/>
      <w:marTop w:val="0"/>
      <w:marBottom w:val="0"/>
      <w:divBdr>
        <w:top w:val="none" w:sz="0" w:space="0" w:color="auto"/>
        <w:left w:val="none" w:sz="0" w:space="0" w:color="auto"/>
        <w:bottom w:val="none" w:sz="0" w:space="0" w:color="auto"/>
        <w:right w:val="none" w:sz="0" w:space="0" w:color="auto"/>
      </w:divBdr>
    </w:div>
    <w:div w:id="451481008">
      <w:bodyDiv w:val="1"/>
      <w:marLeft w:val="0"/>
      <w:marRight w:val="0"/>
      <w:marTop w:val="0"/>
      <w:marBottom w:val="0"/>
      <w:divBdr>
        <w:top w:val="none" w:sz="0" w:space="0" w:color="auto"/>
        <w:left w:val="none" w:sz="0" w:space="0" w:color="auto"/>
        <w:bottom w:val="none" w:sz="0" w:space="0" w:color="auto"/>
        <w:right w:val="none" w:sz="0" w:space="0" w:color="auto"/>
      </w:divBdr>
    </w:div>
    <w:div w:id="530386123">
      <w:bodyDiv w:val="1"/>
      <w:marLeft w:val="0"/>
      <w:marRight w:val="0"/>
      <w:marTop w:val="0"/>
      <w:marBottom w:val="0"/>
      <w:divBdr>
        <w:top w:val="none" w:sz="0" w:space="0" w:color="auto"/>
        <w:left w:val="none" w:sz="0" w:space="0" w:color="auto"/>
        <w:bottom w:val="none" w:sz="0" w:space="0" w:color="auto"/>
        <w:right w:val="none" w:sz="0" w:space="0" w:color="auto"/>
      </w:divBdr>
    </w:div>
    <w:div w:id="862284993">
      <w:bodyDiv w:val="1"/>
      <w:marLeft w:val="0"/>
      <w:marRight w:val="0"/>
      <w:marTop w:val="0"/>
      <w:marBottom w:val="0"/>
      <w:divBdr>
        <w:top w:val="none" w:sz="0" w:space="0" w:color="auto"/>
        <w:left w:val="none" w:sz="0" w:space="0" w:color="auto"/>
        <w:bottom w:val="none" w:sz="0" w:space="0" w:color="auto"/>
        <w:right w:val="none" w:sz="0" w:space="0" w:color="auto"/>
      </w:divBdr>
    </w:div>
    <w:div w:id="1295988647">
      <w:bodyDiv w:val="1"/>
      <w:marLeft w:val="0"/>
      <w:marRight w:val="0"/>
      <w:marTop w:val="0"/>
      <w:marBottom w:val="0"/>
      <w:divBdr>
        <w:top w:val="none" w:sz="0" w:space="0" w:color="auto"/>
        <w:left w:val="none" w:sz="0" w:space="0" w:color="auto"/>
        <w:bottom w:val="none" w:sz="0" w:space="0" w:color="auto"/>
        <w:right w:val="none" w:sz="0" w:space="0" w:color="auto"/>
      </w:divBdr>
    </w:div>
    <w:div w:id="1429808849">
      <w:bodyDiv w:val="1"/>
      <w:marLeft w:val="0"/>
      <w:marRight w:val="0"/>
      <w:marTop w:val="0"/>
      <w:marBottom w:val="0"/>
      <w:divBdr>
        <w:top w:val="none" w:sz="0" w:space="0" w:color="auto"/>
        <w:left w:val="none" w:sz="0" w:space="0" w:color="auto"/>
        <w:bottom w:val="none" w:sz="0" w:space="0" w:color="auto"/>
        <w:right w:val="none" w:sz="0" w:space="0" w:color="auto"/>
      </w:divBdr>
    </w:div>
    <w:div w:id="1459907680">
      <w:bodyDiv w:val="1"/>
      <w:marLeft w:val="0"/>
      <w:marRight w:val="0"/>
      <w:marTop w:val="0"/>
      <w:marBottom w:val="0"/>
      <w:divBdr>
        <w:top w:val="none" w:sz="0" w:space="0" w:color="auto"/>
        <w:left w:val="none" w:sz="0" w:space="0" w:color="auto"/>
        <w:bottom w:val="none" w:sz="0" w:space="0" w:color="auto"/>
        <w:right w:val="none" w:sz="0" w:space="0" w:color="auto"/>
      </w:divBdr>
    </w:div>
    <w:div w:id="1666206778">
      <w:bodyDiv w:val="1"/>
      <w:marLeft w:val="0"/>
      <w:marRight w:val="0"/>
      <w:marTop w:val="0"/>
      <w:marBottom w:val="0"/>
      <w:divBdr>
        <w:top w:val="none" w:sz="0" w:space="0" w:color="auto"/>
        <w:left w:val="none" w:sz="0" w:space="0" w:color="auto"/>
        <w:bottom w:val="none" w:sz="0" w:space="0" w:color="auto"/>
        <w:right w:val="none" w:sz="0" w:space="0" w:color="auto"/>
      </w:divBdr>
    </w:div>
    <w:div w:id="1813785623">
      <w:bodyDiv w:val="1"/>
      <w:marLeft w:val="0"/>
      <w:marRight w:val="0"/>
      <w:marTop w:val="0"/>
      <w:marBottom w:val="0"/>
      <w:divBdr>
        <w:top w:val="none" w:sz="0" w:space="0" w:color="auto"/>
        <w:left w:val="none" w:sz="0" w:space="0" w:color="auto"/>
        <w:bottom w:val="none" w:sz="0" w:space="0" w:color="auto"/>
        <w:right w:val="none" w:sz="0" w:space="0" w:color="auto"/>
      </w:divBdr>
    </w:div>
    <w:div w:id="2000842098">
      <w:bodyDiv w:val="1"/>
      <w:marLeft w:val="0"/>
      <w:marRight w:val="0"/>
      <w:marTop w:val="0"/>
      <w:marBottom w:val="0"/>
      <w:divBdr>
        <w:top w:val="none" w:sz="0" w:space="0" w:color="auto"/>
        <w:left w:val="none" w:sz="0" w:space="0" w:color="auto"/>
        <w:bottom w:val="none" w:sz="0" w:space="0" w:color="auto"/>
        <w:right w:val="none" w:sz="0" w:space="0" w:color="auto"/>
      </w:divBdr>
    </w:div>
    <w:div w:id="206139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07/s00181-012-0635-8"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3390/jrfm1712056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doi.org/10.1515/snde-2022-0014"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75097-C03A-4CD7-8D06-A475AB0D3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11860</TotalTime>
  <Pages>25</Pages>
  <Words>6038</Words>
  <Characters>42571</Characters>
  <Application>Microsoft Office Word</Application>
  <DocSecurity>0</DocSecurity>
  <Lines>868</Lines>
  <Paragraphs>471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48138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Jamel Saadaoui</dc:creator>
  <cp:keywords/>
  <dc:description/>
  <cp:lastModifiedBy>Eric Clower</cp:lastModifiedBy>
  <cp:revision>3</cp:revision>
  <cp:lastPrinted>2024-02-20T08:58:00Z</cp:lastPrinted>
  <dcterms:created xsi:type="dcterms:W3CDTF">2025-12-02T12:53:00Z</dcterms:created>
  <dcterms:modified xsi:type="dcterms:W3CDTF">2026-02-12T04:54:00Z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